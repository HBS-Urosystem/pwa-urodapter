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84678" w:rsidR="00701421" w:rsidP="007A62DA" w:rsidRDefault="00701421" w14:paraId="34AFFFC8" w14:textId="77777777">
      <w:pPr>
        <w:pStyle w:val="Cm"/>
        <w:jc w:val="center"/>
        <w:rPr>
          <w:rFonts w:ascii="General Sans Semibold" w:hAnsi="General Sans Semibold"/>
          <w:b/>
          <w:bCs/>
          <w:color w:val="156082" w:themeColor="accent1"/>
          <w:sz w:val="28"/>
          <w:szCs w:val="28"/>
          <w:lang w:val="en-US"/>
        </w:rPr>
      </w:pPr>
      <w:r w:rsidRPr="00D84678">
        <w:rPr>
          <w:rFonts w:ascii="General Sans Semibold" w:hAnsi="General Sans Semibold"/>
          <w:b/>
          <w:bCs/>
          <w:color w:val="156082" w:themeColor="accent1"/>
          <w:sz w:val="28"/>
          <w:szCs w:val="28"/>
          <w:lang w:val="en-US"/>
        </w:rPr>
        <w:t>Using UroDapter for home treatment</w:t>
      </w:r>
      <w:bookmarkStart w:name="OLE_LINK26" w:id="0"/>
    </w:p>
    <w:p w:rsidRPr="00D84678" w:rsidR="007A62DA" w:rsidP="00361537" w:rsidRDefault="007A62DA" w14:paraId="76A6DC6E" w14:textId="77777777">
      <w:pPr>
        <w:rPr>
          <w:rFonts w:ascii="General Sans" w:hAnsi="General Sans"/>
          <w:lang w:val="en-US"/>
        </w:rPr>
      </w:pPr>
    </w:p>
    <w:p w:rsidRPr="00D84678" w:rsidR="00701421" w:rsidP="75AB9210" w:rsidRDefault="00701421" w14:paraId="5EF46B14" w14:textId="79273490">
      <w:pPr>
        <w:pStyle w:val="pdq2pgselectionanchorcontainer"/>
        <w:spacing w:before="0" w:beforeAutospacing="off" w:after="120" w:afterAutospacing="off"/>
        <w:jc w:val="both"/>
        <w:rPr>
          <w:rFonts w:ascii="General Sans" w:hAnsi="General Sans"/>
          <w:sz w:val="22"/>
          <w:szCs w:val="22"/>
          <w:lang w:val="en-US"/>
        </w:rPr>
      </w:pPr>
      <w:r w:rsidRPr="75AB9210" w:rsidR="00701421">
        <w:rPr>
          <w:rFonts w:ascii="General Sans" w:hAnsi="General Sans"/>
          <w:sz w:val="22"/>
          <w:szCs w:val="22"/>
          <w:lang w:val="en-US"/>
        </w:rPr>
        <w:t>UroDapter</w:t>
      </w:r>
      <w:r w:rsidRPr="75AB9210" w:rsidR="00701421">
        <w:rPr>
          <w:rFonts w:ascii="General Sans" w:hAnsi="General Sans"/>
          <w:sz w:val="22"/>
          <w:szCs w:val="22"/>
          <w:lang w:val="en-US"/>
        </w:rPr>
        <w:t xml:space="preserve"> allows bladder instillation without inserting a catheter into the bladder. It was originally designed for use by healthcare professionals, but many women </w:t>
      </w:r>
      <w:r w:rsidRPr="75AB9210" w:rsidR="00D84678">
        <w:rPr>
          <w:rFonts w:ascii="General Sans" w:hAnsi="General Sans"/>
          <w:sz w:val="22"/>
          <w:szCs w:val="22"/>
          <w:lang w:val="en-US"/>
        </w:rPr>
        <w:t>has</w:t>
      </w:r>
      <w:r w:rsidRPr="75AB9210" w:rsidR="00D84678">
        <w:rPr>
          <w:rFonts w:ascii="General Sans" w:hAnsi="General Sans"/>
          <w:sz w:val="22"/>
          <w:szCs w:val="22"/>
          <w:lang w:val="en-US"/>
        </w:rPr>
        <w:t xml:space="preserve"> </w:t>
      </w:r>
      <w:r w:rsidRPr="75AB9210" w:rsidR="00701421">
        <w:rPr>
          <w:rFonts w:ascii="General Sans" w:hAnsi="General Sans"/>
          <w:sz w:val="22"/>
          <w:szCs w:val="22"/>
          <w:lang w:val="en-US"/>
        </w:rPr>
        <w:t xml:space="preserve">also </w:t>
      </w:r>
      <w:r w:rsidRPr="75AB9210" w:rsidR="00D84678">
        <w:rPr>
          <w:rFonts w:ascii="General Sans" w:hAnsi="General Sans"/>
          <w:sz w:val="22"/>
          <w:szCs w:val="22"/>
          <w:lang w:val="en-US"/>
        </w:rPr>
        <w:t xml:space="preserve">been </w:t>
      </w:r>
      <w:r w:rsidRPr="75AB9210" w:rsidR="00701421">
        <w:rPr>
          <w:rFonts w:ascii="General Sans" w:hAnsi="General Sans"/>
          <w:sz w:val="22"/>
          <w:szCs w:val="22"/>
          <w:lang w:val="en-US"/>
        </w:rPr>
        <w:t xml:space="preserve">able to use it successfully at home, either </w:t>
      </w:r>
      <w:r w:rsidRPr="75AB9210" w:rsidR="00D84678">
        <w:rPr>
          <w:rFonts w:ascii="General Sans" w:hAnsi="General Sans"/>
          <w:sz w:val="22"/>
          <w:szCs w:val="22"/>
          <w:lang w:val="en-US"/>
        </w:rPr>
        <w:t xml:space="preserve">on their own </w:t>
      </w:r>
      <w:r w:rsidRPr="75AB9210" w:rsidR="00701421">
        <w:rPr>
          <w:rFonts w:ascii="General Sans" w:hAnsi="General Sans"/>
          <w:sz w:val="22"/>
          <w:szCs w:val="22"/>
          <w:lang w:val="en-US"/>
        </w:rPr>
        <w:t>or with the help of a partner.</w:t>
      </w:r>
    </w:p>
    <w:p w:rsidRPr="00D84678" w:rsidR="00701421" w:rsidP="00EF4B9E" w:rsidRDefault="00701421" w14:paraId="61BCCCC8" w14:textId="77777777">
      <w:pPr>
        <w:pStyle w:val="NormlWeb"/>
        <w:spacing w:before="0" w:beforeAutospacing="0" w:after="120" w:afterAutospacing="0"/>
        <w:jc w:val="both"/>
        <w:rPr>
          <w:rFonts w:ascii="General Sans" w:hAnsi="General Sans"/>
          <w:sz w:val="22"/>
          <w:szCs w:val="22"/>
          <w:lang w:val="en-US"/>
        </w:rPr>
      </w:pPr>
      <w:r w:rsidRPr="00D84678">
        <w:rPr>
          <w:rFonts w:ascii="General Sans" w:hAnsi="General Sans"/>
          <w:sz w:val="22"/>
          <w:szCs w:val="22"/>
          <w:lang w:val="en-US"/>
        </w:rPr>
        <w:t>Although the basic principle is simple, successful home use depends on understanding the key elements of the technique and learning a few practical skills. Finding the urethral opening, choosing a suitable position, and learning the correct placement, direction and pressure can all take some practice. The first attempts may therefore take more time, but the technique usually becomes easier with experience.</w:t>
      </w:r>
    </w:p>
    <w:p w:rsidRPr="00D84678" w:rsidR="00701421" w:rsidP="75AB9210" w:rsidRDefault="00701421" w14:paraId="230911CA" w14:textId="6522F33D">
      <w:pPr>
        <w:pStyle w:val="NormlWeb"/>
        <w:spacing w:before="0" w:beforeAutospacing="off" w:after="120" w:afterAutospacing="off"/>
        <w:jc w:val="both"/>
        <w:rPr>
          <w:rFonts w:ascii="General Sans" w:hAnsi="General Sans"/>
          <w:sz w:val="22"/>
          <w:szCs w:val="22"/>
          <w:lang w:val="en-US"/>
        </w:rPr>
      </w:pPr>
      <w:r w:rsidRPr="75AB9210" w:rsidR="00701421">
        <w:rPr>
          <w:rFonts w:ascii="General Sans" w:hAnsi="General Sans"/>
          <w:sz w:val="22"/>
          <w:szCs w:val="22"/>
          <w:lang w:val="en-US"/>
        </w:rPr>
        <w:t xml:space="preserve">There is no single method that </w:t>
      </w:r>
      <w:r w:rsidRPr="75AB9210" w:rsidR="00D84678">
        <w:rPr>
          <w:rFonts w:ascii="General Sans" w:hAnsi="General Sans"/>
          <w:sz w:val="22"/>
          <w:szCs w:val="22"/>
          <w:lang w:val="en-US"/>
        </w:rPr>
        <w:t xml:space="preserve">is the </w:t>
      </w:r>
      <w:r w:rsidRPr="75AB9210" w:rsidR="00701421">
        <w:rPr>
          <w:rFonts w:ascii="General Sans" w:hAnsi="General Sans"/>
          <w:sz w:val="22"/>
          <w:szCs w:val="22"/>
          <w:lang w:val="en-US"/>
        </w:rPr>
        <w:t xml:space="preserve">best for everyone. You may need to try </w:t>
      </w:r>
      <w:r w:rsidRPr="75AB9210" w:rsidR="00701421">
        <w:rPr>
          <w:rFonts w:ascii="General Sans" w:hAnsi="General Sans"/>
          <w:sz w:val="22"/>
          <w:szCs w:val="22"/>
          <w:lang w:val="en-US"/>
        </w:rPr>
        <w:t>different positions</w:t>
      </w:r>
      <w:r w:rsidRPr="75AB9210" w:rsidR="00701421">
        <w:rPr>
          <w:rFonts w:ascii="General Sans" w:hAnsi="General Sans"/>
          <w:sz w:val="22"/>
          <w:szCs w:val="22"/>
          <w:lang w:val="en-US"/>
        </w:rPr>
        <w:t xml:space="preserve"> and approaches before finding what works best for you. Based on feedback from women using </w:t>
      </w:r>
      <w:r w:rsidRPr="75AB9210" w:rsidR="00701421">
        <w:rPr>
          <w:rFonts w:ascii="General Sans" w:hAnsi="General Sans"/>
          <w:sz w:val="22"/>
          <w:szCs w:val="22"/>
          <w:lang w:val="en-US"/>
        </w:rPr>
        <w:t>UroDapter</w:t>
      </w:r>
      <w:r w:rsidRPr="75AB9210" w:rsidR="00701421">
        <w:rPr>
          <w:rFonts w:ascii="General Sans" w:hAnsi="General Sans"/>
          <w:sz w:val="22"/>
          <w:szCs w:val="22"/>
          <w:lang w:val="en-US"/>
        </w:rPr>
        <w:t xml:space="preserve"> for </w:t>
      </w:r>
      <w:r w:rsidRPr="75AB9210" w:rsidR="00D84678">
        <w:rPr>
          <w:rFonts w:ascii="General Sans" w:hAnsi="General Sans"/>
          <w:sz w:val="22"/>
          <w:szCs w:val="22"/>
          <w:lang w:val="en-US"/>
        </w:rPr>
        <w:t>self-</w:t>
      </w:r>
      <w:r w:rsidRPr="75AB9210" w:rsidR="00701421">
        <w:rPr>
          <w:rFonts w:ascii="General Sans" w:hAnsi="General Sans"/>
          <w:sz w:val="22"/>
          <w:szCs w:val="22"/>
          <w:lang w:val="en-US"/>
        </w:rPr>
        <w:t>treatment at home, the three most commonly successful settings are:</w:t>
      </w:r>
    </w:p>
    <w:p w:rsidRPr="00D84678" w:rsidR="00701421" w:rsidP="00EF4B9E" w:rsidRDefault="00701421" w14:paraId="2DFC32E6" w14:textId="77777777">
      <w:pPr>
        <w:numPr>
          <w:ilvl w:val="0"/>
          <w:numId w:val="12"/>
        </w:numPr>
        <w:spacing w:after="120" w:line="240" w:lineRule="auto"/>
        <w:rPr>
          <w:rFonts w:ascii="General Sans" w:hAnsi="General Sans" w:cs="Times New Roman"/>
          <w:b/>
          <w:bCs/>
          <w:sz w:val="22"/>
          <w:szCs w:val="22"/>
          <w:lang w:val="en-US"/>
        </w:rPr>
      </w:pPr>
      <w:r w:rsidRPr="00D84678">
        <w:rPr>
          <w:rStyle w:val="Kiemels2"/>
          <w:rFonts w:ascii="General Sans" w:hAnsi="General Sans" w:cs="Times New Roman"/>
          <w:b w:val="0"/>
          <w:bCs w:val="0"/>
          <w:sz w:val="22"/>
          <w:szCs w:val="22"/>
          <w:lang w:val="en-US"/>
        </w:rPr>
        <w:t>self-instillation while lying or semi-reclined;</w:t>
      </w:r>
      <w:r w:rsidRPr="00D84678">
        <w:rPr>
          <w:rFonts w:ascii="General Sans" w:hAnsi="General Sans" w:cs="Times New Roman"/>
          <w:b/>
          <w:bCs/>
          <w:sz w:val="22"/>
          <w:szCs w:val="22"/>
          <w:lang w:val="en-US"/>
        </w:rPr>
        <w:t xml:space="preserve"> </w:t>
      </w:r>
    </w:p>
    <w:p w:rsidRPr="00D84678" w:rsidR="00701421" w:rsidP="00EF4B9E" w:rsidRDefault="00701421" w14:paraId="3F396417" w14:textId="77777777">
      <w:pPr>
        <w:numPr>
          <w:ilvl w:val="0"/>
          <w:numId w:val="12"/>
        </w:numPr>
        <w:spacing w:after="120" w:line="240" w:lineRule="auto"/>
        <w:rPr>
          <w:rFonts w:ascii="General Sans" w:hAnsi="General Sans" w:cs="Times New Roman"/>
          <w:b/>
          <w:bCs/>
          <w:sz w:val="22"/>
          <w:szCs w:val="22"/>
          <w:lang w:val="en-US"/>
        </w:rPr>
      </w:pPr>
      <w:r w:rsidRPr="00D84678">
        <w:rPr>
          <w:rStyle w:val="Kiemels2"/>
          <w:rFonts w:ascii="General Sans" w:hAnsi="General Sans" w:cs="Times New Roman"/>
          <w:b w:val="0"/>
          <w:bCs w:val="0"/>
          <w:sz w:val="22"/>
          <w:szCs w:val="22"/>
          <w:lang w:val="en-US"/>
        </w:rPr>
        <w:t>self-instillation while standing in the shower;</w:t>
      </w:r>
      <w:r w:rsidRPr="00D84678">
        <w:rPr>
          <w:rFonts w:ascii="General Sans" w:hAnsi="General Sans" w:cs="Times New Roman"/>
          <w:b/>
          <w:bCs/>
          <w:sz w:val="22"/>
          <w:szCs w:val="22"/>
          <w:lang w:val="en-US"/>
        </w:rPr>
        <w:t xml:space="preserve"> </w:t>
      </w:r>
    </w:p>
    <w:p w:rsidRPr="00D84678" w:rsidR="00701421" w:rsidP="00EF4B9E" w:rsidRDefault="00701421" w14:paraId="17C1AB96" w14:textId="77777777">
      <w:pPr>
        <w:numPr>
          <w:ilvl w:val="0"/>
          <w:numId w:val="12"/>
        </w:numPr>
        <w:spacing w:after="120" w:line="240" w:lineRule="auto"/>
        <w:rPr>
          <w:rFonts w:ascii="General Sans" w:hAnsi="General Sans" w:cs="Times New Roman"/>
          <w:b/>
          <w:bCs/>
          <w:sz w:val="22"/>
          <w:szCs w:val="22"/>
          <w:lang w:val="en-US"/>
        </w:rPr>
      </w:pPr>
      <w:r w:rsidRPr="00D84678">
        <w:rPr>
          <w:rStyle w:val="Kiemels2"/>
          <w:rFonts w:ascii="General Sans" w:hAnsi="General Sans" w:cs="Times New Roman"/>
          <w:b w:val="0"/>
          <w:bCs w:val="0"/>
          <w:sz w:val="22"/>
          <w:szCs w:val="22"/>
          <w:lang w:val="en-US"/>
        </w:rPr>
        <w:t>instillation with the help of a partner.</w:t>
      </w:r>
      <w:r w:rsidRPr="00D84678">
        <w:rPr>
          <w:rFonts w:ascii="General Sans" w:hAnsi="General Sans" w:cs="Times New Roman"/>
          <w:b/>
          <w:bCs/>
          <w:sz w:val="22"/>
          <w:szCs w:val="22"/>
          <w:lang w:val="en-US"/>
        </w:rPr>
        <w:t xml:space="preserve"> </w:t>
      </w:r>
    </w:p>
    <w:p w:rsidRPr="00D84678" w:rsidR="00701421" w:rsidP="75AB9210" w:rsidRDefault="00701421" w14:paraId="7BE05C2D" w14:textId="0E3F1286">
      <w:pPr>
        <w:pStyle w:val="NormlWeb"/>
        <w:spacing w:before="0" w:beforeAutospacing="off" w:after="120" w:afterAutospacing="off"/>
        <w:jc w:val="both"/>
        <w:rPr>
          <w:rFonts w:ascii="General Sans" w:hAnsi="General Sans"/>
          <w:sz w:val="22"/>
          <w:szCs w:val="22"/>
          <w:lang w:val="en-US"/>
        </w:rPr>
      </w:pPr>
      <w:r w:rsidRPr="75AB9210" w:rsidR="00701421">
        <w:rPr>
          <w:rFonts w:ascii="General Sans" w:hAnsi="General Sans"/>
          <w:sz w:val="22"/>
          <w:szCs w:val="22"/>
          <w:lang w:val="en-US"/>
        </w:rPr>
        <w:t xml:space="preserve">Read the detailed instructions for your chosen method carefully and take </w:t>
      </w:r>
      <w:r w:rsidRPr="75AB9210" w:rsidR="00D84678">
        <w:rPr>
          <w:rFonts w:ascii="General Sans" w:hAnsi="General Sans"/>
          <w:sz w:val="22"/>
          <w:szCs w:val="22"/>
          <w:lang w:val="en-US"/>
        </w:rPr>
        <w:t xml:space="preserve">your </w:t>
      </w:r>
      <w:r w:rsidRPr="75AB9210" w:rsidR="00701421">
        <w:rPr>
          <w:rFonts w:ascii="General Sans" w:hAnsi="General Sans"/>
          <w:sz w:val="22"/>
          <w:szCs w:val="22"/>
          <w:lang w:val="en-US"/>
        </w:rPr>
        <w:t xml:space="preserve">time to become familiar with the key principles and movements. For the first </w:t>
      </w:r>
      <w:r w:rsidRPr="75AB9210" w:rsidR="00701421">
        <w:rPr>
          <w:rFonts w:ascii="General Sans" w:hAnsi="General Sans"/>
          <w:sz w:val="22"/>
          <w:szCs w:val="22"/>
          <w:lang w:val="en-US"/>
        </w:rPr>
        <w:t xml:space="preserve">attempts, it may be useful to </w:t>
      </w:r>
      <w:r w:rsidRPr="75AB9210" w:rsidR="00725BB6">
        <w:rPr>
          <w:rFonts w:ascii="General Sans" w:hAnsi="General Sans"/>
          <w:sz w:val="22"/>
          <w:szCs w:val="22"/>
          <w:lang w:val="en-US"/>
        </w:rPr>
        <w:t>practice</w:t>
      </w:r>
      <w:r w:rsidRPr="75AB9210" w:rsidR="00701421">
        <w:rPr>
          <w:rFonts w:ascii="General Sans" w:hAnsi="General Sans"/>
          <w:sz w:val="22"/>
          <w:szCs w:val="22"/>
          <w:lang w:val="en-US"/>
        </w:rPr>
        <w:t xml:space="preserve"> with </w:t>
      </w:r>
      <w:r w:rsidRPr="75AB9210" w:rsidR="00701421">
        <w:rPr>
          <w:rStyle w:val="Kiemels2"/>
          <w:rFonts w:ascii="General Sans Semibold" w:hAnsi="General Sans Semibold"/>
          <w:color w:val="156082" w:themeColor="accent1" w:themeTint="FF" w:themeShade="FF"/>
          <w:sz w:val="22"/>
          <w:szCs w:val="22"/>
          <w:lang w:val="en-US"/>
        </w:rPr>
        <w:t xml:space="preserve">sterile saline or another suitable </w:t>
      </w:r>
      <w:r w:rsidRPr="75AB9210" w:rsidR="00701421">
        <w:rPr>
          <w:rStyle w:val="Kiemels2"/>
          <w:rFonts w:ascii="General Sans Semibold" w:hAnsi="General Sans Semibold"/>
          <w:color w:val="156082" w:themeColor="accent1" w:themeTint="FF" w:themeShade="FF"/>
          <w:sz w:val="22"/>
          <w:szCs w:val="22"/>
          <w:lang w:val="en-US"/>
        </w:rPr>
        <w:t>solution recommended by your healthcare professional</w:t>
      </w:r>
      <w:r w:rsidRPr="75AB9210" w:rsidR="00701421">
        <w:rPr>
          <w:rFonts w:ascii="General Sans" w:hAnsi="General Sans"/>
          <w:sz w:val="22"/>
          <w:szCs w:val="22"/>
          <w:lang w:val="en-US"/>
        </w:rPr>
        <w:t>, rather than using the prescribed instillation solution.</w:t>
      </w:r>
    </w:p>
    <w:p w:rsidRPr="00D84678" w:rsidR="0051663F" w:rsidP="00EF4B9E" w:rsidRDefault="00701421" w14:paraId="3F922295" w14:textId="0EC87A6C">
      <w:pPr>
        <w:pStyle w:val="NormlWeb"/>
        <w:spacing w:before="0" w:beforeAutospacing="0" w:after="120" w:afterAutospacing="0"/>
        <w:jc w:val="both"/>
        <w:rPr>
          <w:rFonts w:ascii="General Sans" w:hAnsi="General Sans"/>
          <w:sz w:val="22"/>
          <w:szCs w:val="22"/>
          <w:lang w:val="en-US"/>
        </w:rPr>
      </w:pPr>
      <w:r w:rsidRPr="00D84678">
        <w:rPr>
          <w:rFonts w:ascii="General Sans" w:hAnsi="General Sans"/>
          <w:sz w:val="22"/>
          <w:szCs w:val="22"/>
          <w:lang w:val="en-US"/>
        </w:rPr>
        <w:t>Not every woman will be able to perform UroDapter instillation successfully at home. For some, treatment performed by a healthcare professional may remain the most appropriate option.</w:t>
      </w:r>
      <w:bookmarkEnd w:id="0"/>
    </w:p>
    <w:p w:rsidRPr="00D84678" w:rsidR="00361537" w:rsidP="003D0F83" w:rsidRDefault="003D0F83" w14:paraId="1BEE5EB8" w14:textId="77D7C3BE">
      <w:pPr>
        <w:pStyle w:val="NormlWeb"/>
        <w:jc w:val="both"/>
        <w:rPr>
          <w:rFonts w:ascii="General Sans" w:hAnsi="General Sans"/>
          <w:sz w:val="22"/>
          <w:szCs w:val="22"/>
          <w:lang w:val="en-US"/>
        </w:rPr>
      </w:pPr>
      <w:r w:rsidRPr="75AB9210" w:rsidR="003D0F83">
        <w:rPr>
          <w:rStyle w:val="Kiemels2"/>
          <w:rFonts w:ascii="General Sans Semibold" w:hAnsi="General Sans Semibold"/>
          <w:color w:val="156082" w:themeColor="accent1" w:themeTint="FF" w:themeShade="FF"/>
          <w:lang w:val="en-US"/>
        </w:rPr>
        <w:t xml:space="preserve">Select an image below to choose your approach. </w:t>
      </w:r>
      <w:r w:rsidRPr="75AB9210" w:rsidR="003D0F83">
        <w:rPr>
          <w:rFonts w:ascii="General Sans" w:hAnsi="General Sans"/>
          <w:sz w:val="22"/>
          <w:szCs w:val="22"/>
          <w:lang w:val="en-US"/>
        </w:rPr>
        <w:t xml:space="preserve">Before your first use, read the detailed instructions for </w:t>
      </w:r>
      <w:r w:rsidRPr="75AB9210" w:rsidR="00725BB6">
        <w:rPr>
          <w:rFonts w:ascii="General Sans" w:hAnsi="General Sans"/>
          <w:sz w:val="22"/>
          <w:szCs w:val="22"/>
          <w:lang w:val="en-US"/>
        </w:rPr>
        <w:t xml:space="preserve">the corresponding </w:t>
      </w:r>
      <w:r w:rsidRPr="75AB9210" w:rsidR="003D0F83">
        <w:rPr>
          <w:rFonts w:ascii="General Sans" w:hAnsi="General Sans"/>
          <w:sz w:val="22"/>
          <w:szCs w:val="22"/>
          <w:lang w:val="en-US"/>
        </w:rPr>
        <w:t xml:space="preserve">approach. </w:t>
      </w:r>
      <w:r w:rsidRPr="75AB9210" w:rsidR="00725BB6">
        <w:rPr>
          <w:rFonts w:ascii="General Sans" w:hAnsi="General Sans"/>
          <w:sz w:val="22"/>
          <w:szCs w:val="22"/>
          <w:lang w:val="en-US"/>
        </w:rPr>
        <w:t xml:space="preserve">Next, </w:t>
      </w:r>
      <w:r w:rsidRPr="75AB9210" w:rsidR="003D0F83">
        <w:rPr>
          <w:rFonts w:ascii="General Sans" w:hAnsi="General Sans"/>
          <w:sz w:val="22"/>
          <w:szCs w:val="22"/>
          <w:lang w:val="en-US"/>
        </w:rPr>
        <w:t>use the one-page summary as a reminder. Select any step label in the summary to open its detailed explanation.</w:t>
      </w:r>
    </w:p>
    <w:p w:rsidRPr="00D84678" w:rsidR="003D0F83" w:rsidP="00361537" w:rsidRDefault="003D0F83" w14:paraId="3C7441D8" w14:textId="77777777">
      <w:pPr>
        <w:pStyle w:val="NormlWeb"/>
        <w:rPr>
          <w:rFonts w:ascii="General Sans" w:hAnsi="General Sans"/>
          <w:lang w:val="en-US"/>
        </w:rPr>
      </w:pPr>
    </w:p>
    <w:p w:rsidRPr="00725BB6" w:rsidR="00B363B9" w:rsidP="00EF4B9E" w:rsidRDefault="00361537" w14:paraId="5886E226" w14:textId="77777777">
      <w:pPr>
        <w:pStyle w:val="NormlWeb"/>
        <w:jc w:val="center"/>
        <w:rPr>
          <w:rFonts w:ascii="General Sans" w:hAnsi="General Sans"/>
          <w:lang w:val="en-US"/>
        </w:rPr>
        <w:sectPr w:rsidRPr="00725BB6" w:rsidR="00B363B9">
          <w:headerReference w:type="default" r:id="rId7"/>
          <w:footerReference w:type="even" r:id="rId8"/>
          <w:footerReference w:type="default" r:id="rId9"/>
          <w:headerReference w:type="first" r:id="rId10"/>
          <w:pgSz w:w="11906" w:h="16838" w:orient="portrait"/>
          <w:pgMar w:top="1440" w:right="1440" w:bottom="1440" w:left="1440" w:header="708" w:footer="708" w:gutter="0"/>
          <w:cols w:space="708"/>
          <w:docGrid w:linePitch="360"/>
        </w:sectPr>
      </w:pPr>
      <w:r w:rsidRPr="00725BB6">
        <w:rPr>
          <w:rFonts w:ascii="General Sans" w:hAnsi="General Sans"/>
          <w:noProof/>
          <w:lang w:val="en-US"/>
          <w14:ligatures w14:val="standardContextual"/>
        </w:rPr>
        <w:drawing>
          <wp:inline distT="0" distB="0" distL="0" distR="0" wp14:anchorId="081D9C0A" wp14:editId="6281E74E">
            <wp:extent cx="1649896" cy="1649896"/>
            <wp:effectExtent l="0" t="0" r="1270" b="1270"/>
            <wp:docPr id="1040820372" name="Picture 4">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20372" name="Picture 4">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96637" cy="1696637"/>
                    </a:xfrm>
                    <a:prstGeom prst="rect">
                      <a:avLst/>
                    </a:prstGeom>
                  </pic:spPr>
                </pic:pic>
              </a:graphicData>
            </a:graphic>
          </wp:inline>
        </w:drawing>
      </w:r>
      <w:r w:rsidRPr="00725BB6">
        <w:rPr>
          <w:rFonts w:ascii="General Sans" w:hAnsi="General Sans"/>
          <w:noProof/>
          <w:lang w:val="en-US"/>
          <w14:ligatures w14:val="standardContextual"/>
        </w:rPr>
        <w:drawing>
          <wp:inline distT="0" distB="0" distL="0" distR="0" wp14:anchorId="5172A98A" wp14:editId="1EA95DD8">
            <wp:extent cx="1669774" cy="1669774"/>
            <wp:effectExtent l="0" t="0" r="0" b="0"/>
            <wp:docPr id="370839787" name="Picture 5">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39787" name="Picture 5">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27366" cy="1727366"/>
                    </a:xfrm>
                    <a:prstGeom prst="rect">
                      <a:avLst/>
                    </a:prstGeom>
                  </pic:spPr>
                </pic:pic>
              </a:graphicData>
            </a:graphic>
          </wp:inline>
        </w:drawing>
      </w:r>
      <w:r w:rsidRPr="00725BB6">
        <w:rPr>
          <w:rFonts w:ascii="General Sans" w:hAnsi="General Sans"/>
          <w:noProof/>
          <w:lang w:val="en-US"/>
          <w14:ligatures w14:val="standardContextual"/>
        </w:rPr>
        <w:drawing>
          <wp:inline distT="0" distB="0" distL="0" distR="0" wp14:anchorId="27D33F81" wp14:editId="39A233C8">
            <wp:extent cx="1689652" cy="1689652"/>
            <wp:effectExtent l="0" t="0" r="0" b="0"/>
            <wp:docPr id="1638903777" name="Picture 6">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03777" name="Picture 6">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49651" cy="1749651"/>
                    </a:xfrm>
                    <a:prstGeom prst="rect">
                      <a:avLst/>
                    </a:prstGeom>
                  </pic:spPr>
                </pic:pic>
              </a:graphicData>
            </a:graphic>
          </wp:inline>
        </w:drawing>
      </w:r>
    </w:p>
    <w:p w:rsidRPr="00725BB6" w:rsidR="00B363B9" w:rsidP="00EF7058" w:rsidRDefault="00B363B9" w14:paraId="12E50847" w14:textId="278E706B">
      <w:pPr>
        <w:pStyle w:val="Cmsor1"/>
        <w:jc w:val="center"/>
        <w:rPr>
          <w:rFonts w:ascii="General Sans Semibold" w:hAnsi="General Sans Semibold"/>
          <w:b/>
          <w:bCs/>
          <w:color w:val="156082" w:themeColor="accent1"/>
          <w:sz w:val="32"/>
          <w:szCs w:val="32"/>
          <w:lang w:val="en-US"/>
        </w:rPr>
      </w:pPr>
      <w:bookmarkStart w:name="_Self-instillation_in_a" w:id="19"/>
      <w:bookmarkEnd w:id="19"/>
      <w:r w:rsidRPr="00725BB6">
        <w:rPr>
          <w:rFonts w:ascii="General Sans Semibold" w:hAnsi="General Sans Semibold"/>
          <w:b/>
          <w:bCs/>
          <w:color w:val="156082" w:themeColor="accent1"/>
          <w:sz w:val="32"/>
          <w:szCs w:val="32"/>
          <w:lang w:val="en-US"/>
        </w:rPr>
        <w:t>Self-instillation in a lying or semi-reclined position</w:t>
      </w:r>
    </w:p>
    <w:p w:rsidRPr="00725BB6" w:rsidR="00B363B9" w:rsidP="00EF7058" w:rsidRDefault="00B363B9" w14:paraId="20D4C876" w14:textId="5D0E7D8D">
      <w:pPr>
        <w:pStyle w:val="NormlWeb"/>
        <w:jc w:val="both"/>
        <w:rPr>
          <w:rFonts w:ascii="General Sans" w:hAnsi="General Sans"/>
          <w:sz w:val="22"/>
          <w:szCs w:val="22"/>
          <w:lang w:val="en-US"/>
        </w:rPr>
      </w:pPr>
      <w:r w:rsidRPr="75AB9210" w:rsidR="00B363B9">
        <w:rPr>
          <w:rFonts w:ascii="General Sans" w:hAnsi="General Sans"/>
          <w:sz w:val="22"/>
          <w:szCs w:val="22"/>
          <w:lang w:val="en-US"/>
        </w:rPr>
        <w:t xml:space="preserve">In this approach, you carry out the instillation </w:t>
      </w:r>
      <w:r w:rsidRPr="75AB9210" w:rsidR="00725BB6">
        <w:rPr>
          <w:rFonts w:ascii="General Sans" w:hAnsi="General Sans"/>
          <w:sz w:val="22"/>
          <w:szCs w:val="22"/>
          <w:lang w:val="en-US"/>
        </w:rPr>
        <w:t>b</w:t>
      </w:r>
      <w:r w:rsidRPr="75AB9210" w:rsidR="00725BB6">
        <w:rPr>
          <w:rFonts w:ascii="General Sans" w:hAnsi="General Sans"/>
          <w:sz w:val="22"/>
          <w:szCs w:val="22"/>
          <w:lang w:val="en-US"/>
        </w:rPr>
        <w:t xml:space="preserve">y </w:t>
      </w:r>
      <w:r w:rsidRPr="75AB9210" w:rsidR="00B363B9">
        <w:rPr>
          <w:rFonts w:ascii="General Sans" w:hAnsi="General Sans"/>
          <w:sz w:val="22"/>
          <w:szCs w:val="22"/>
          <w:lang w:val="en-US"/>
        </w:rPr>
        <w:t xml:space="preserve">yourself </w:t>
      </w:r>
      <w:r w:rsidRPr="75AB9210" w:rsidR="00B363B9">
        <w:rPr>
          <w:rFonts w:ascii="General Sans" w:hAnsi="General Sans"/>
          <w:sz w:val="22"/>
          <w:szCs w:val="22"/>
          <w:lang w:val="en-US"/>
        </w:rPr>
        <w:t>lying down</w:t>
      </w:r>
      <w:r w:rsidRPr="75AB9210" w:rsidR="00725BB6">
        <w:rPr>
          <w:rFonts w:ascii="General Sans" w:hAnsi="General Sans"/>
          <w:sz w:val="22"/>
          <w:szCs w:val="22"/>
          <w:lang w:val="en-US"/>
        </w:rPr>
        <w:t>,</w:t>
      </w:r>
      <w:r w:rsidRPr="75AB9210" w:rsidR="00B363B9">
        <w:rPr>
          <w:rFonts w:ascii="General Sans" w:hAnsi="General Sans"/>
          <w:sz w:val="22"/>
          <w:szCs w:val="22"/>
          <w:lang w:val="en-US"/>
        </w:rPr>
        <w:t xml:space="preserve"> or in a semi-reclined position. The main </w:t>
      </w:r>
      <w:r w:rsidRPr="75AB9210" w:rsidR="00725BB6">
        <w:rPr>
          <w:rFonts w:ascii="General Sans" w:hAnsi="General Sans"/>
          <w:sz w:val="22"/>
          <w:szCs w:val="22"/>
          <w:lang w:val="en-US"/>
        </w:rPr>
        <w:t xml:space="preserve">goal </w:t>
      </w:r>
      <w:r w:rsidRPr="75AB9210" w:rsidR="00B363B9">
        <w:rPr>
          <w:rFonts w:ascii="General Sans" w:hAnsi="General Sans"/>
          <w:sz w:val="22"/>
          <w:szCs w:val="22"/>
          <w:lang w:val="en-US"/>
        </w:rPr>
        <w:t xml:space="preserve">is to find a position that gives you enough access, visibility, reach, and control to </w:t>
      </w:r>
      <w:r w:rsidRPr="75AB9210" w:rsidR="00725BB6">
        <w:rPr>
          <w:rFonts w:ascii="General Sans" w:hAnsi="General Sans"/>
          <w:sz w:val="22"/>
          <w:szCs w:val="22"/>
          <w:lang w:val="en-US"/>
        </w:rPr>
        <w:t xml:space="preserve">operate </w:t>
      </w:r>
      <w:r w:rsidRPr="75AB9210" w:rsidR="00B363B9">
        <w:rPr>
          <w:rFonts w:ascii="General Sans" w:hAnsi="General Sans"/>
          <w:sz w:val="22"/>
          <w:szCs w:val="22"/>
          <w:lang w:val="en-US"/>
        </w:rPr>
        <w:t xml:space="preserve">the </w:t>
      </w:r>
      <w:r w:rsidRPr="75AB9210" w:rsidR="00B363B9">
        <w:rPr>
          <w:rFonts w:ascii="General Sans" w:hAnsi="General Sans"/>
          <w:sz w:val="22"/>
          <w:szCs w:val="22"/>
          <w:lang w:val="en-US"/>
        </w:rPr>
        <w:t>UroDapter</w:t>
      </w:r>
      <w:r w:rsidRPr="75AB9210" w:rsidR="00B363B9">
        <w:rPr>
          <w:rFonts w:ascii="General Sans" w:hAnsi="General Sans"/>
          <w:sz w:val="22"/>
          <w:szCs w:val="22"/>
          <w:lang w:val="en-US"/>
        </w:rPr>
        <w:t xml:space="preserve"> correctly and </w:t>
      </w:r>
      <w:r w:rsidRPr="75AB9210" w:rsidR="00B363B9">
        <w:rPr>
          <w:rFonts w:ascii="General Sans" w:hAnsi="General Sans"/>
          <w:sz w:val="22"/>
          <w:szCs w:val="22"/>
          <w:lang w:val="en-US"/>
        </w:rPr>
        <w:t>the syringe comfortably. A mirror can be especially helpful while you are learning.</w:t>
      </w:r>
    </w:p>
    <w:p w:rsidRPr="00725BB6" w:rsidR="00B363B9" w:rsidP="00361537" w:rsidRDefault="00B363B9" w14:paraId="13118DF9" w14:textId="77777777">
      <w:pPr>
        <w:pStyle w:val="NormlWeb"/>
        <w:rPr>
          <w:rFonts w:ascii="General Sans" w:hAnsi="General Sans"/>
          <w:lang w:val="en-US"/>
        </w:rPr>
      </w:pPr>
    </w:p>
    <w:tbl>
      <w:tblPr>
        <w:tblStyle w:val="Tblzatrcsosvilgos"/>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bottom w:w="284" w:type="dxa"/>
          <w:right w:w="0" w:type="dxa"/>
        </w:tblCellMar>
        <w:tblLook w:val="04A0" w:firstRow="1" w:lastRow="0" w:firstColumn="1" w:lastColumn="0" w:noHBand="0" w:noVBand="1"/>
      </w:tblPr>
      <w:tblGrid>
        <w:gridCol w:w="2127"/>
        <w:gridCol w:w="6899"/>
      </w:tblGrid>
      <w:tr w:rsidRPr="00725BB6" w:rsidR="00EF7058" w:rsidTr="75AB9210" w14:paraId="1C0BA686" w14:textId="77777777">
        <w:tc>
          <w:tcPr>
            <w:tcW w:w="2127" w:type="dxa"/>
            <w:tcMar/>
          </w:tcPr>
          <w:p w:rsidRPr="00725BB6" w:rsidR="00EF7058" w:rsidP="00361537" w:rsidRDefault="00EF7058" w14:paraId="364609BD" w14:textId="65CE43D0">
            <w:pPr>
              <w:pStyle w:val="NormlWeb"/>
              <w:rPr>
                <w:rFonts w:ascii="General Sans" w:hAnsi="General Sans"/>
                <w:lang w:val="en-US"/>
              </w:rPr>
            </w:pPr>
            <w:r w:rsidRPr="00725BB6">
              <w:rPr>
                <w:rFonts w:ascii="General Sans" w:hAnsi="General Sans"/>
                <w:noProof/>
                <w:lang w:val="en-US"/>
                <w14:ligatures w14:val="standardContextual"/>
              </w:rPr>
              <w:drawing>
                <wp:inline distT="0" distB="0" distL="0" distR="0" wp14:anchorId="350C77E7" wp14:editId="49FAA6B4">
                  <wp:extent cx="1219200" cy="495300"/>
                  <wp:effectExtent l="0" t="0" r="0" b="0"/>
                  <wp:docPr id="866001138" name="Picture 1">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01138" name="Picture 1">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19200" cy="495300"/>
                          </a:xfrm>
                          <a:prstGeom prst="rect">
                            <a:avLst/>
                          </a:prstGeom>
                        </pic:spPr>
                      </pic:pic>
                    </a:graphicData>
                  </a:graphic>
                </wp:inline>
              </w:drawing>
            </w:r>
          </w:p>
        </w:tc>
        <w:tc>
          <w:tcPr>
            <w:tcW w:w="6899" w:type="dxa"/>
            <w:tcMar/>
          </w:tcPr>
          <w:p w:rsidRPr="00725BB6" w:rsidR="00EF7058" w:rsidP="001F7EF8" w:rsidRDefault="001F7EF8" w14:paraId="37F062D0" w14:textId="0A1046DD">
            <w:pPr>
              <w:pStyle w:val="NormlWeb"/>
              <w:jc w:val="both"/>
              <w:rPr>
                <w:rFonts w:ascii="General Sans" w:hAnsi="General Sans"/>
                <w:color w:val="000000" w:themeColor="text1"/>
                <w:sz w:val="19"/>
                <w:szCs w:val="19"/>
                <w:lang w:val="en-US"/>
              </w:rPr>
            </w:pPr>
            <w:r w:rsidRPr="75AB9210" w:rsidR="001F7EF8">
              <w:rPr>
                <w:rFonts w:ascii="General Sans" w:hAnsi="General Sans"/>
                <w:sz w:val="19"/>
                <w:szCs w:val="19"/>
                <w:lang w:val="en-US"/>
              </w:rPr>
              <w:t xml:space="preserve">Empty your bladder and wash your hands. Keep everything within reach, </w:t>
            </w:r>
            <w:r w:rsidRPr="75AB9210" w:rsidR="00577B00">
              <w:rPr>
                <w:rFonts w:ascii="General Sans" w:hAnsi="General Sans"/>
                <w:sz w:val="19"/>
                <w:szCs w:val="19"/>
                <w:lang w:val="en-US"/>
              </w:rPr>
              <w:t xml:space="preserve">apply </w:t>
            </w:r>
            <w:r w:rsidRPr="75AB9210" w:rsidR="001F7EF8">
              <w:rPr>
                <w:rFonts w:ascii="General Sans" w:hAnsi="General Sans"/>
                <w:sz w:val="19"/>
                <w:szCs w:val="19"/>
                <w:lang w:val="en-US"/>
              </w:rPr>
              <w:t xml:space="preserve">good lighting, a mirror if needed, and a comfortable, stable setup. Keep the assembled syringe and </w:t>
            </w:r>
            <w:r w:rsidRPr="75AB9210" w:rsidR="00577B00">
              <w:rPr>
                <w:rFonts w:ascii="General Sans" w:hAnsi="General Sans"/>
                <w:sz w:val="19"/>
                <w:szCs w:val="19"/>
                <w:lang w:val="en-US"/>
              </w:rPr>
              <w:t xml:space="preserve">the </w:t>
            </w:r>
            <w:r w:rsidRPr="75AB9210" w:rsidR="001F7EF8">
              <w:rPr>
                <w:rFonts w:ascii="General Sans" w:hAnsi="General Sans"/>
                <w:sz w:val="19"/>
                <w:szCs w:val="19"/>
                <w:lang w:val="en-US"/>
              </w:rPr>
              <w:t>UroDapter</w:t>
            </w:r>
            <w:r w:rsidRPr="75AB9210" w:rsidR="001F7EF8">
              <w:rPr>
                <w:rFonts w:ascii="General Sans" w:hAnsi="General Sans"/>
                <w:sz w:val="19"/>
                <w:szCs w:val="19"/>
                <w:lang w:val="en-US"/>
              </w:rPr>
              <w:t xml:space="preserve"> clean and sterile.</w:t>
            </w:r>
          </w:p>
        </w:tc>
      </w:tr>
      <w:tr w:rsidRPr="00725BB6" w:rsidR="00EF7058" w:rsidTr="75AB9210" w14:paraId="662693DF" w14:textId="77777777">
        <w:tc>
          <w:tcPr>
            <w:tcW w:w="2127" w:type="dxa"/>
            <w:tcMar/>
          </w:tcPr>
          <w:p w:rsidRPr="00725BB6" w:rsidR="00EF7058" w:rsidP="00361537" w:rsidRDefault="00EF7058" w14:paraId="060017CF" w14:textId="0F626603">
            <w:pPr>
              <w:pStyle w:val="NormlWeb"/>
              <w:rPr>
                <w:rFonts w:ascii="General Sans" w:hAnsi="General Sans"/>
                <w:lang w:val="en-US"/>
              </w:rPr>
            </w:pPr>
            <w:r w:rsidRPr="00725BB6">
              <w:rPr>
                <w:rFonts w:ascii="General Sans" w:hAnsi="General Sans"/>
                <w:noProof/>
                <w:lang w:val="en-US"/>
                <w14:ligatures w14:val="standardContextual"/>
              </w:rPr>
              <w:drawing>
                <wp:inline distT="0" distB="0" distL="0" distR="0" wp14:anchorId="4CF0383D" wp14:editId="72268305">
                  <wp:extent cx="1181100" cy="520700"/>
                  <wp:effectExtent l="0" t="0" r="0" b="0"/>
                  <wp:docPr id="2090073796" name="Picture 2">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73796" name="Picture 2">
                            <a:hlinkClick r:id="rId19"/>
                          </pic:cNvPr>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81100" cy="520700"/>
                          </a:xfrm>
                          <a:prstGeom prst="rect">
                            <a:avLst/>
                          </a:prstGeom>
                        </pic:spPr>
                      </pic:pic>
                    </a:graphicData>
                  </a:graphic>
                </wp:inline>
              </w:drawing>
            </w:r>
          </w:p>
        </w:tc>
        <w:tc>
          <w:tcPr>
            <w:tcW w:w="6899" w:type="dxa"/>
            <w:tcMar/>
          </w:tcPr>
          <w:p w:rsidRPr="00725BB6" w:rsidR="00EF7058" w:rsidP="00FF5649" w:rsidRDefault="001F7EF8" w14:paraId="4C9E0B5C" w14:textId="58B68F46">
            <w:pPr>
              <w:pStyle w:val="NormlWeb"/>
              <w:jc w:val="both"/>
              <w:rPr>
                <w:rFonts w:ascii="General Sans" w:hAnsi="General Sans"/>
                <w:color w:val="000000" w:themeColor="text1"/>
                <w:sz w:val="19"/>
                <w:szCs w:val="19"/>
                <w:lang w:val="en-US"/>
              </w:rPr>
            </w:pPr>
            <w:r w:rsidRPr="75AB9210" w:rsidR="00577B00">
              <w:rPr>
                <w:rFonts w:ascii="General Sans" w:hAnsi="General Sans"/>
                <w:sz w:val="19"/>
                <w:szCs w:val="19"/>
                <w:lang w:val="en-US"/>
              </w:rPr>
              <w:t xml:space="preserve">Lay down </w:t>
            </w:r>
            <w:r w:rsidRPr="75AB9210" w:rsidR="001F7EF8">
              <w:rPr>
                <w:rFonts w:ascii="General Sans" w:hAnsi="General Sans"/>
                <w:sz w:val="19"/>
                <w:szCs w:val="19"/>
                <w:lang w:val="en-US"/>
              </w:rPr>
              <w:t xml:space="preserve">or recline </w:t>
            </w:r>
            <w:r w:rsidRPr="75AB9210" w:rsidR="00577B00">
              <w:rPr>
                <w:rFonts w:ascii="General Sans" w:hAnsi="General Sans"/>
                <w:sz w:val="19"/>
                <w:szCs w:val="19"/>
                <w:lang w:val="en-US"/>
              </w:rPr>
              <w:t xml:space="preserve">to </w:t>
            </w:r>
            <w:r w:rsidRPr="75AB9210" w:rsidR="001F7EF8">
              <w:rPr>
                <w:rFonts w:ascii="General Sans" w:hAnsi="General Sans"/>
                <w:sz w:val="19"/>
                <w:szCs w:val="19"/>
                <w:lang w:val="en-US"/>
              </w:rPr>
              <w:t xml:space="preserve">see </w:t>
            </w:r>
            <w:r w:rsidRPr="75AB9210" w:rsidR="00577B00">
              <w:rPr>
                <w:rFonts w:ascii="General Sans" w:hAnsi="General Sans"/>
                <w:sz w:val="19"/>
                <w:szCs w:val="19"/>
                <w:lang w:val="en-US"/>
              </w:rPr>
              <w:t>and</w:t>
            </w:r>
            <w:r w:rsidRPr="75AB9210" w:rsidR="00577B00">
              <w:rPr>
                <w:rFonts w:ascii="General Sans" w:hAnsi="General Sans"/>
                <w:sz w:val="19"/>
                <w:szCs w:val="19"/>
                <w:lang w:val="en-US"/>
              </w:rPr>
              <w:t xml:space="preserve"> </w:t>
            </w:r>
            <w:r w:rsidRPr="75AB9210" w:rsidR="001F7EF8">
              <w:rPr>
                <w:rFonts w:ascii="General Sans" w:hAnsi="General Sans"/>
                <w:sz w:val="19"/>
                <w:szCs w:val="19"/>
                <w:lang w:val="en-US"/>
              </w:rPr>
              <w:t>reach the urethral area</w:t>
            </w:r>
            <w:r w:rsidRPr="75AB9210" w:rsidR="00577B00">
              <w:rPr>
                <w:rFonts w:ascii="General Sans" w:hAnsi="General Sans"/>
                <w:sz w:val="19"/>
                <w:szCs w:val="19"/>
                <w:lang w:val="en-US"/>
              </w:rPr>
              <w:t>,</w:t>
            </w:r>
            <w:r w:rsidRPr="75AB9210" w:rsidR="001F7EF8">
              <w:rPr>
                <w:rFonts w:ascii="General Sans" w:hAnsi="General Sans"/>
                <w:sz w:val="19"/>
                <w:szCs w:val="19"/>
                <w:lang w:val="en-US"/>
              </w:rPr>
              <w:t xml:space="preserve"> and </w:t>
            </w:r>
            <w:r w:rsidRPr="75AB9210" w:rsidR="00577B00">
              <w:rPr>
                <w:rFonts w:ascii="General Sans" w:hAnsi="General Sans"/>
                <w:sz w:val="19"/>
                <w:szCs w:val="19"/>
                <w:lang w:val="en-US"/>
              </w:rPr>
              <w:t xml:space="preserve">to </w:t>
            </w:r>
            <w:r w:rsidRPr="75AB9210" w:rsidR="001F7EF8">
              <w:rPr>
                <w:rFonts w:ascii="General Sans" w:hAnsi="General Sans"/>
                <w:sz w:val="19"/>
                <w:szCs w:val="19"/>
                <w:lang w:val="en-US"/>
              </w:rPr>
              <w:t xml:space="preserve">control the </w:t>
            </w:r>
            <w:r w:rsidRPr="75AB9210" w:rsidR="001F7EF8">
              <w:rPr>
                <w:rFonts w:ascii="General Sans" w:hAnsi="General Sans"/>
                <w:sz w:val="19"/>
                <w:szCs w:val="19"/>
                <w:lang w:val="en-US"/>
              </w:rPr>
              <w:t>UroDapter</w:t>
            </w:r>
            <w:r w:rsidRPr="75AB9210" w:rsidR="001F7EF8">
              <w:rPr>
                <w:rFonts w:ascii="General Sans" w:hAnsi="General Sans"/>
                <w:sz w:val="19"/>
                <w:szCs w:val="19"/>
                <w:lang w:val="en-US"/>
              </w:rPr>
              <w:t xml:space="preserve"> and </w:t>
            </w:r>
            <w:r w:rsidRPr="75AB9210" w:rsidR="00577B00">
              <w:rPr>
                <w:rFonts w:ascii="General Sans" w:hAnsi="General Sans"/>
                <w:sz w:val="19"/>
                <w:szCs w:val="19"/>
                <w:lang w:val="en-US"/>
              </w:rPr>
              <w:t xml:space="preserve">the </w:t>
            </w:r>
            <w:r w:rsidRPr="75AB9210" w:rsidR="001F7EF8">
              <w:rPr>
                <w:rFonts w:ascii="General Sans" w:hAnsi="General Sans"/>
                <w:sz w:val="19"/>
                <w:szCs w:val="19"/>
                <w:lang w:val="en-US"/>
              </w:rPr>
              <w:t xml:space="preserve">syringe without straining. Adjust your back support, pelvis and legs </w:t>
            </w:r>
            <w:r w:rsidRPr="75AB9210" w:rsidR="00577B00">
              <w:rPr>
                <w:rFonts w:ascii="General Sans" w:hAnsi="General Sans"/>
                <w:sz w:val="19"/>
                <w:szCs w:val="19"/>
                <w:lang w:val="en-US"/>
              </w:rPr>
              <w:t xml:space="preserve">to ensure that </w:t>
            </w:r>
            <w:r w:rsidRPr="75AB9210" w:rsidR="001F7EF8">
              <w:rPr>
                <w:rFonts w:ascii="General Sans" w:hAnsi="General Sans"/>
                <w:sz w:val="19"/>
                <w:szCs w:val="19"/>
                <w:lang w:val="en-US"/>
              </w:rPr>
              <w:t xml:space="preserve">you can stay comfortable </w:t>
            </w:r>
            <w:r w:rsidRPr="75AB9210" w:rsidR="00577B00">
              <w:rPr>
                <w:rFonts w:ascii="General Sans" w:hAnsi="General Sans"/>
                <w:sz w:val="19"/>
                <w:szCs w:val="19"/>
                <w:lang w:val="en-US"/>
              </w:rPr>
              <w:t xml:space="preserve">during </w:t>
            </w:r>
            <w:r w:rsidRPr="75AB9210" w:rsidR="001F7EF8">
              <w:rPr>
                <w:rFonts w:ascii="General Sans" w:hAnsi="General Sans"/>
                <w:sz w:val="19"/>
                <w:szCs w:val="19"/>
                <w:lang w:val="en-US"/>
              </w:rPr>
              <w:t>the instillation.</w:t>
            </w:r>
          </w:p>
        </w:tc>
      </w:tr>
      <w:tr w:rsidRPr="00725BB6" w:rsidR="00EF7058" w:rsidTr="75AB9210" w14:paraId="6BAF980D" w14:textId="77777777">
        <w:tc>
          <w:tcPr>
            <w:tcW w:w="2127" w:type="dxa"/>
            <w:tcMar/>
          </w:tcPr>
          <w:p w:rsidRPr="00725BB6" w:rsidR="00EF7058" w:rsidP="00361537" w:rsidRDefault="00EF7058" w14:paraId="7103CED7" w14:textId="15DAA967">
            <w:pPr>
              <w:pStyle w:val="NormlWeb"/>
              <w:rPr>
                <w:rFonts w:ascii="General Sans" w:hAnsi="General Sans"/>
                <w:lang w:val="en-US"/>
              </w:rPr>
            </w:pPr>
            <w:r w:rsidRPr="00725BB6">
              <w:rPr>
                <w:rFonts w:ascii="General Sans" w:hAnsi="General Sans"/>
                <w:noProof/>
                <w14:ligatures w14:val="standardContextual"/>
              </w:rPr>
              <w:drawing>
                <wp:inline distT="0" distB="0" distL="0" distR="0" wp14:anchorId="00A18BCB" wp14:editId="3AF55E11">
                  <wp:extent cx="1219200" cy="508000"/>
                  <wp:effectExtent l="0" t="0" r="0" b="0"/>
                  <wp:docPr id="594745706" name="Picture 3">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45706" name="Picture 3">
                            <a:hlinkClick r:id="rId21"/>
                          </pic:cNvPr>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19200" cy="508000"/>
                          </a:xfrm>
                          <a:prstGeom prst="rect">
                            <a:avLst/>
                          </a:prstGeom>
                        </pic:spPr>
                      </pic:pic>
                    </a:graphicData>
                  </a:graphic>
                </wp:inline>
              </w:drawing>
            </w:r>
          </w:p>
        </w:tc>
        <w:tc>
          <w:tcPr>
            <w:tcW w:w="6899" w:type="dxa"/>
            <w:tcMar/>
          </w:tcPr>
          <w:p w:rsidRPr="00725BB6" w:rsidR="00EF7058" w:rsidP="75AB9210" w:rsidRDefault="001F7EF8" w14:paraId="3A22FF79" w14:textId="226888A3">
            <w:pPr>
              <w:pStyle w:val="cvgsua"/>
              <w:spacing w:before="0" w:beforeAutospacing="off" w:after="0" w:afterAutospacing="off" w:line="270" w:lineRule="atLeast"/>
              <w:jc w:val="both"/>
              <w:rPr>
                <w:rFonts w:ascii="General Sans" w:hAnsi="General Sans"/>
                <w:color w:val="000000" w:themeColor="text1"/>
                <w:sz w:val="18"/>
                <w:szCs w:val="18"/>
                <w:lang w:val="en-US"/>
              </w:rPr>
            </w:pPr>
            <w:commentRangeStart w:id="45"/>
            <w:r w:rsidRPr="75AB9210" w:rsidR="001F7EF8">
              <w:rPr>
                <w:rFonts w:ascii="General Sans" w:hAnsi="General Sans"/>
                <w:sz w:val="19"/>
                <w:szCs w:val="19"/>
                <w:lang w:val="en-US"/>
              </w:rPr>
              <w:t xml:space="preserve">Gently separate the labia and disinfect the urethral </w:t>
            </w:r>
            <w:r w:rsidRPr="75AB9210" w:rsidR="00577B00">
              <w:rPr>
                <w:rFonts w:ascii="General Sans" w:hAnsi="General Sans"/>
                <w:sz w:val="19"/>
                <w:szCs w:val="19"/>
                <w:lang w:val="en-US"/>
              </w:rPr>
              <w:t xml:space="preserve">orifice </w:t>
            </w:r>
            <w:r w:rsidRPr="75AB9210" w:rsidR="001F7EF8">
              <w:rPr>
                <w:rFonts w:ascii="General Sans" w:hAnsi="General Sans"/>
                <w:sz w:val="19"/>
                <w:szCs w:val="19"/>
                <w:lang w:val="en-US"/>
              </w:rPr>
              <w:t xml:space="preserve">and </w:t>
            </w:r>
            <w:r w:rsidRPr="75AB9210" w:rsidR="00577B00">
              <w:rPr>
                <w:rFonts w:ascii="General Sans" w:hAnsi="General Sans"/>
                <w:sz w:val="19"/>
                <w:szCs w:val="19"/>
                <w:lang w:val="en-US"/>
              </w:rPr>
              <w:t xml:space="preserve">the </w:t>
            </w:r>
            <w:r w:rsidRPr="75AB9210" w:rsidR="001F7EF8">
              <w:rPr>
                <w:rFonts w:ascii="General Sans" w:hAnsi="General Sans"/>
                <w:sz w:val="19"/>
                <w:szCs w:val="19"/>
                <w:lang w:val="en-US"/>
              </w:rPr>
              <w:t xml:space="preserve">surrounding area with a suitable disinfectant. Avoid contact between unclean surfaces and the </w:t>
            </w:r>
            <w:r w:rsidRPr="75AB9210" w:rsidR="00577B00">
              <w:rPr>
                <w:rFonts w:ascii="General Sans" w:hAnsi="General Sans"/>
                <w:sz w:val="19"/>
                <w:szCs w:val="19"/>
                <w:lang w:val="en-US"/>
              </w:rPr>
              <w:t xml:space="preserve">sterile </w:t>
            </w:r>
            <w:r w:rsidRPr="75AB9210" w:rsidR="001F7EF8">
              <w:rPr>
                <w:rFonts w:ascii="General Sans" w:hAnsi="General Sans"/>
                <w:sz w:val="19"/>
                <w:szCs w:val="19"/>
                <w:lang w:val="en-US"/>
              </w:rPr>
              <w:t xml:space="preserve">area </w:t>
            </w:r>
            <w:r w:rsidRPr="75AB9210" w:rsidR="00577B00">
              <w:rPr>
                <w:rFonts w:ascii="General Sans" w:hAnsi="General Sans"/>
                <w:sz w:val="19"/>
                <w:szCs w:val="19"/>
                <w:lang w:val="en-US"/>
              </w:rPr>
              <w:t xml:space="preserve">of the </w:t>
            </w:r>
            <w:r w:rsidRPr="75AB9210" w:rsidR="001F7EF8">
              <w:rPr>
                <w:rFonts w:ascii="General Sans" w:hAnsi="General Sans"/>
                <w:sz w:val="19"/>
                <w:szCs w:val="19"/>
                <w:lang w:val="en-US"/>
              </w:rPr>
              <w:t xml:space="preserve">UroDapter tip before </w:t>
            </w:r>
            <w:r w:rsidRPr="75AB9210" w:rsidR="00577B00">
              <w:rPr>
                <w:rFonts w:ascii="General Sans" w:hAnsi="General Sans"/>
                <w:sz w:val="19"/>
                <w:szCs w:val="19"/>
                <w:lang w:val="en-US"/>
              </w:rPr>
              <w:t>use</w:t>
            </w:r>
            <w:r w:rsidRPr="75AB9210" w:rsidR="001F7EF8">
              <w:rPr>
                <w:rFonts w:ascii="General Sans" w:hAnsi="General Sans"/>
                <w:sz w:val="19"/>
                <w:szCs w:val="19"/>
                <w:lang w:val="en-US"/>
              </w:rPr>
              <w:t>.</w:t>
            </w:r>
            <w:commentRangeEnd w:id="45"/>
            <w:r>
              <w:rPr>
                <w:rStyle w:val="CommentReference"/>
              </w:rPr>
              <w:commentReference w:id="45"/>
            </w:r>
          </w:p>
        </w:tc>
      </w:tr>
      <w:tr w:rsidRPr="00725BB6" w:rsidR="00EF7058" w:rsidTr="75AB9210" w14:paraId="6DFA8355" w14:textId="77777777">
        <w:tc>
          <w:tcPr>
            <w:tcW w:w="2127" w:type="dxa"/>
            <w:tcMar/>
          </w:tcPr>
          <w:p w:rsidRPr="00725BB6" w:rsidR="00EF7058" w:rsidP="00361537" w:rsidRDefault="00EF7058" w14:paraId="4A69156C" w14:textId="430D83F5">
            <w:pPr>
              <w:pStyle w:val="NormlWeb"/>
              <w:rPr>
                <w:rFonts w:ascii="General Sans" w:hAnsi="General Sans"/>
                <w:lang w:val="en-US"/>
              </w:rPr>
            </w:pPr>
            <w:r w:rsidRPr="00725BB6">
              <w:rPr>
                <w:rFonts w:ascii="General Sans" w:hAnsi="General Sans"/>
                <w:noProof/>
                <w:lang w:val="en-US"/>
                <w14:ligatures w14:val="standardContextual"/>
              </w:rPr>
              <w:drawing>
                <wp:inline distT="0" distB="0" distL="0" distR="0" wp14:anchorId="788C1CE6" wp14:editId="7F85615E">
                  <wp:extent cx="1219200" cy="508000"/>
                  <wp:effectExtent l="0" t="0" r="0" b="0"/>
                  <wp:docPr id="1308300958" name="Picture 4">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00958" name="Picture 4">
                            <a:hlinkClick r:id="rId27"/>
                          </pic:cNvPr>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19200" cy="508000"/>
                          </a:xfrm>
                          <a:prstGeom prst="rect">
                            <a:avLst/>
                          </a:prstGeom>
                        </pic:spPr>
                      </pic:pic>
                    </a:graphicData>
                  </a:graphic>
                </wp:inline>
              </w:drawing>
            </w:r>
          </w:p>
        </w:tc>
        <w:tc>
          <w:tcPr>
            <w:tcW w:w="6899" w:type="dxa"/>
            <w:tcMar/>
          </w:tcPr>
          <w:p w:rsidRPr="00725BB6" w:rsidR="001F7EF8" w:rsidP="00FF5649" w:rsidRDefault="001F7EF8" w14:paraId="3C679CE3" w14:textId="030468E6">
            <w:pPr>
              <w:pStyle w:val="NormlWeb"/>
              <w:jc w:val="both"/>
              <w:rPr>
                <w:rFonts w:ascii="General Sans" w:hAnsi="General Sans"/>
                <w:color w:val="000000" w:themeColor="text1"/>
                <w:sz w:val="19"/>
                <w:szCs w:val="19"/>
                <w:lang w:val="en-US"/>
              </w:rPr>
            </w:pPr>
            <w:r w:rsidRPr="75AB9210" w:rsidR="001F7EF8">
              <w:rPr>
                <w:rFonts w:ascii="General Sans" w:hAnsi="General Sans"/>
                <w:sz w:val="19"/>
                <w:szCs w:val="19"/>
                <w:lang w:val="en-US"/>
              </w:rPr>
              <w:t xml:space="preserve">Locate the urethral </w:t>
            </w:r>
            <w:r w:rsidRPr="75AB9210" w:rsidR="00065335">
              <w:rPr>
                <w:rFonts w:ascii="General Sans" w:hAnsi="General Sans"/>
                <w:sz w:val="19"/>
                <w:szCs w:val="19"/>
                <w:lang w:val="en-US"/>
              </w:rPr>
              <w:t xml:space="preserve">orifice </w:t>
            </w:r>
            <w:r w:rsidRPr="75AB9210" w:rsidR="001F7EF8">
              <w:rPr>
                <w:rFonts w:ascii="General Sans" w:hAnsi="General Sans"/>
                <w:sz w:val="19"/>
                <w:szCs w:val="19"/>
                <w:lang w:val="en-US"/>
              </w:rPr>
              <w:t xml:space="preserve">between the clitoris and </w:t>
            </w:r>
            <w:r w:rsidRPr="75AB9210" w:rsidR="00065335">
              <w:rPr>
                <w:rFonts w:ascii="General Sans" w:hAnsi="General Sans"/>
                <w:sz w:val="19"/>
                <w:szCs w:val="19"/>
                <w:lang w:val="en-US"/>
              </w:rPr>
              <w:t xml:space="preserve">the </w:t>
            </w:r>
            <w:r w:rsidRPr="75AB9210" w:rsidR="001F7EF8">
              <w:rPr>
                <w:rFonts w:ascii="General Sans" w:hAnsi="General Sans"/>
                <w:sz w:val="19"/>
                <w:szCs w:val="19"/>
                <w:lang w:val="en-US"/>
              </w:rPr>
              <w:t xml:space="preserve">vaginal opening using a mirror or </w:t>
            </w:r>
            <w:r w:rsidRPr="75AB9210" w:rsidR="00065335">
              <w:rPr>
                <w:rFonts w:ascii="General Sans" w:hAnsi="General Sans"/>
                <w:sz w:val="19"/>
                <w:szCs w:val="19"/>
                <w:lang w:val="en-US"/>
              </w:rPr>
              <w:t xml:space="preserve">by </w:t>
            </w:r>
            <w:r w:rsidRPr="75AB9210" w:rsidR="001F7EF8">
              <w:rPr>
                <w:rFonts w:ascii="General Sans" w:hAnsi="General Sans"/>
                <w:sz w:val="19"/>
                <w:szCs w:val="19"/>
                <w:lang w:val="en-US"/>
              </w:rPr>
              <w:t>touch</w:t>
            </w:r>
            <w:r w:rsidRPr="75AB9210" w:rsidR="00065335">
              <w:rPr>
                <w:rFonts w:ascii="General Sans" w:hAnsi="General Sans"/>
                <w:sz w:val="19"/>
                <w:szCs w:val="19"/>
                <w:lang w:val="en-US"/>
              </w:rPr>
              <w:t>ing it</w:t>
            </w:r>
            <w:r w:rsidRPr="75AB9210" w:rsidR="001F7EF8">
              <w:rPr>
                <w:rFonts w:ascii="General Sans" w:hAnsi="General Sans"/>
                <w:sz w:val="19"/>
                <w:szCs w:val="19"/>
                <w:lang w:val="en-US"/>
              </w:rPr>
              <w:t xml:space="preserve">. </w:t>
            </w:r>
            <w:r w:rsidRPr="75AB9210" w:rsidR="00065335">
              <w:rPr>
                <w:rFonts w:ascii="General Sans" w:hAnsi="General Sans"/>
                <w:sz w:val="19"/>
                <w:szCs w:val="19"/>
                <w:lang w:val="en-US"/>
              </w:rPr>
              <w:t xml:space="preserve">In the beginning, </w:t>
            </w:r>
            <w:r w:rsidRPr="75AB9210" w:rsidR="00065335">
              <w:rPr>
                <w:rFonts w:ascii="General Sans" w:hAnsi="General Sans"/>
                <w:sz w:val="19"/>
                <w:szCs w:val="19"/>
                <w:lang w:val="en-US"/>
              </w:rPr>
              <w:t>a</w:t>
            </w:r>
            <w:r w:rsidRPr="75AB9210" w:rsidR="001F7EF8">
              <w:rPr>
                <w:rFonts w:ascii="General Sans" w:hAnsi="General Sans"/>
                <w:sz w:val="19"/>
                <w:szCs w:val="19"/>
                <w:lang w:val="en-US"/>
              </w:rPr>
              <w:t xml:space="preserve"> mirror is often </w:t>
            </w:r>
            <w:r w:rsidRPr="75AB9210" w:rsidR="00065335">
              <w:rPr>
                <w:rFonts w:ascii="General Sans" w:hAnsi="General Sans"/>
                <w:sz w:val="19"/>
                <w:szCs w:val="19"/>
                <w:lang w:val="en-US"/>
              </w:rPr>
              <w:t xml:space="preserve">the </w:t>
            </w:r>
            <w:r w:rsidRPr="75AB9210" w:rsidR="001F7EF8">
              <w:rPr>
                <w:rFonts w:ascii="General Sans" w:hAnsi="General Sans"/>
                <w:sz w:val="19"/>
                <w:szCs w:val="19"/>
                <w:lang w:val="en-US"/>
              </w:rPr>
              <w:t xml:space="preserve">easiest </w:t>
            </w:r>
            <w:r w:rsidRPr="75AB9210" w:rsidR="00065335">
              <w:rPr>
                <w:rFonts w:ascii="General Sans" w:hAnsi="General Sans"/>
                <w:sz w:val="19"/>
                <w:szCs w:val="19"/>
                <w:lang w:val="en-US"/>
              </w:rPr>
              <w:t xml:space="preserve">way, </w:t>
            </w:r>
            <w:r w:rsidRPr="75AB9210" w:rsidR="001F7EF8">
              <w:rPr>
                <w:rFonts w:ascii="General Sans" w:hAnsi="General Sans"/>
                <w:sz w:val="19"/>
                <w:szCs w:val="19"/>
                <w:lang w:val="en-US"/>
              </w:rPr>
              <w:t>locating it by touch may become easier with practice.</w:t>
            </w:r>
          </w:p>
        </w:tc>
      </w:tr>
      <w:tr w:rsidRPr="00725BB6" w:rsidR="00EF7058" w:rsidTr="75AB9210" w14:paraId="2BB29C23" w14:textId="77777777">
        <w:tc>
          <w:tcPr>
            <w:tcW w:w="2127" w:type="dxa"/>
            <w:tcMar/>
          </w:tcPr>
          <w:p w:rsidRPr="00725BB6" w:rsidR="00EF7058" w:rsidP="00361537" w:rsidRDefault="00EF7058" w14:paraId="3E8D5009" w14:textId="75C3552B">
            <w:pPr>
              <w:pStyle w:val="NormlWeb"/>
              <w:rPr>
                <w:rFonts w:ascii="General Sans" w:hAnsi="General Sans"/>
                <w:lang w:val="en-US"/>
              </w:rPr>
            </w:pPr>
            <w:r w:rsidRPr="00725BB6">
              <w:rPr>
                <w:rFonts w:ascii="General Sans" w:hAnsi="General Sans"/>
                <w:noProof/>
                <w:lang w:val="en-US"/>
                <w14:ligatures w14:val="standardContextual"/>
              </w:rPr>
              <w:drawing>
                <wp:inline distT="0" distB="0" distL="0" distR="0" wp14:anchorId="61A74E40" wp14:editId="082B4868">
                  <wp:extent cx="1219200" cy="508000"/>
                  <wp:effectExtent l="0" t="0" r="0" b="0"/>
                  <wp:docPr id="337460754" name="Picture 5">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60754" name="Picture 5">
                            <a:hlinkClick r:id="rId29"/>
                          </pic:cNvPr>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219200" cy="508000"/>
                          </a:xfrm>
                          <a:prstGeom prst="rect">
                            <a:avLst/>
                          </a:prstGeom>
                        </pic:spPr>
                      </pic:pic>
                    </a:graphicData>
                  </a:graphic>
                </wp:inline>
              </w:drawing>
            </w:r>
          </w:p>
        </w:tc>
        <w:tc>
          <w:tcPr>
            <w:tcW w:w="6899" w:type="dxa"/>
            <w:tcMar/>
          </w:tcPr>
          <w:p w:rsidRPr="00725BB6" w:rsidR="00EF7058" w:rsidP="00FF5649" w:rsidRDefault="001F7EF8" w14:paraId="4E44425C" w14:textId="26757E67">
            <w:pPr>
              <w:pStyle w:val="NormlWeb"/>
              <w:jc w:val="both"/>
              <w:rPr>
                <w:rFonts w:ascii="General Sans" w:hAnsi="General Sans"/>
                <w:color w:val="000000" w:themeColor="text1"/>
                <w:sz w:val="19"/>
                <w:szCs w:val="19"/>
                <w:lang w:val="en-US"/>
              </w:rPr>
            </w:pPr>
            <w:r w:rsidRPr="00725BB6">
              <w:rPr>
                <w:rFonts w:ascii="General Sans" w:hAnsi="General Sans"/>
                <w:sz w:val="19"/>
                <w:szCs w:val="19"/>
                <w:lang w:val="en-US"/>
              </w:rPr>
              <w:t>Place the UroDapter over the urethral opening, aligning the syringe with the urethra’s natural direction. Apply gentle, controlled pressure and adjust the angle slightly if needed. Do not force it into position.</w:t>
            </w:r>
          </w:p>
        </w:tc>
      </w:tr>
      <w:tr w:rsidRPr="00725BB6" w:rsidR="00EF7058" w:rsidTr="75AB9210" w14:paraId="4C46F2DE" w14:textId="77777777">
        <w:tc>
          <w:tcPr>
            <w:tcW w:w="2127" w:type="dxa"/>
            <w:tcMar/>
          </w:tcPr>
          <w:p w:rsidRPr="00725BB6" w:rsidR="00EF7058" w:rsidP="00361537" w:rsidRDefault="00EF7058" w14:paraId="7E1CC6F3" w14:textId="63F854AF">
            <w:pPr>
              <w:pStyle w:val="NormlWeb"/>
              <w:rPr>
                <w:rFonts w:ascii="General Sans" w:hAnsi="General Sans"/>
                <w:lang w:val="en-US"/>
              </w:rPr>
            </w:pPr>
            <w:r w:rsidRPr="00725BB6">
              <w:rPr>
                <w:rFonts w:ascii="General Sans" w:hAnsi="General Sans"/>
                <w:noProof/>
                <w:lang w:val="en-US"/>
                <w14:ligatures w14:val="standardContextual"/>
              </w:rPr>
              <w:drawing>
                <wp:inline distT="0" distB="0" distL="0" distR="0" wp14:anchorId="48D5AFC4" wp14:editId="6A422FA9">
                  <wp:extent cx="1219200" cy="508000"/>
                  <wp:effectExtent l="0" t="0" r="0" b="0"/>
                  <wp:docPr id="605203532" name="Picture 6">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03532" name="Picture 6">
                            <a:hlinkClick r:id="rId31"/>
                          </pic:cNvPr>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219200" cy="508000"/>
                          </a:xfrm>
                          <a:prstGeom prst="rect">
                            <a:avLst/>
                          </a:prstGeom>
                        </pic:spPr>
                      </pic:pic>
                    </a:graphicData>
                  </a:graphic>
                </wp:inline>
              </w:drawing>
            </w:r>
          </w:p>
        </w:tc>
        <w:tc>
          <w:tcPr>
            <w:tcW w:w="6899" w:type="dxa"/>
            <w:tcMar/>
          </w:tcPr>
          <w:p w:rsidRPr="00725BB6" w:rsidR="00EF7058" w:rsidP="00FF5649" w:rsidRDefault="00403A86" w14:paraId="3109491F" w14:textId="7450F0AB">
            <w:pPr>
              <w:pStyle w:val="NormlWeb"/>
              <w:jc w:val="both"/>
              <w:rPr>
                <w:rFonts w:ascii="General Sans" w:hAnsi="General Sans"/>
                <w:color w:val="000000" w:themeColor="text1"/>
                <w:sz w:val="19"/>
                <w:szCs w:val="19"/>
                <w:lang w:val="en-US"/>
              </w:rPr>
            </w:pPr>
            <w:r w:rsidRPr="75AB9210" w:rsidR="00403A86">
              <w:rPr>
                <w:rFonts w:ascii="General Sans" w:hAnsi="General Sans"/>
                <w:sz w:val="19"/>
                <w:szCs w:val="19"/>
                <w:lang w:val="en-US"/>
              </w:rPr>
              <w:t xml:space="preserve">Relax your pelvic area and gently advance the UroDapter until the collar seals </w:t>
            </w:r>
            <w:r w:rsidRPr="75AB9210" w:rsidR="00403A86">
              <w:rPr>
                <w:rFonts w:ascii="General Sans" w:hAnsi="General Sans"/>
                <w:sz w:val="19"/>
                <w:szCs w:val="19"/>
                <w:lang w:val="en-US"/>
              </w:rPr>
              <w:t xml:space="preserve">the urethral </w:t>
            </w:r>
            <w:r w:rsidRPr="75AB9210" w:rsidR="00403A86">
              <w:rPr>
                <w:rFonts w:ascii="General Sans" w:hAnsi="General Sans"/>
                <w:sz w:val="19"/>
                <w:szCs w:val="19"/>
                <w:lang w:val="en-US"/>
              </w:rPr>
              <w:t>opening</w:t>
            </w:r>
            <w:r w:rsidRPr="75AB9210" w:rsidR="00D64A9F">
              <w:rPr>
                <w:rFonts w:ascii="General Sans" w:hAnsi="General Sans"/>
                <w:sz w:val="19"/>
                <w:szCs w:val="19"/>
                <w:lang w:val="en-US"/>
              </w:rPr>
              <w:t xml:space="preserve"> fully</w:t>
            </w:r>
            <w:r w:rsidRPr="75AB9210" w:rsidR="00403A86">
              <w:rPr>
                <w:rFonts w:ascii="General Sans" w:hAnsi="General Sans"/>
                <w:sz w:val="19"/>
                <w:szCs w:val="19"/>
                <w:lang w:val="en-US"/>
              </w:rPr>
              <w:t xml:space="preserve">. </w:t>
            </w:r>
            <w:commentRangeStart w:id="68"/>
            <w:r w:rsidRPr="75AB9210" w:rsidR="00403A86">
              <w:rPr>
                <w:rFonts w:ascii="General Sans" w:hAnsi="General Sans"/>
                <w:sz w:val="19"/>
                <w:szCs w:val="19"/>
                <w:lang w:val="en-US"/>
              </w:rPr>
              <w:t>Keep it aligned with steady inward pressure, without excessive force.</w:t>
            </w:r>
            <w:commentRangeEnd w:id="68"/>
            <w:r>
              <w:rPr>
                <w:rStyle w:val="CommentReference"/>
              </w:rPr>
              <w:commentReference w:id="68"/>
            </w:r>
          </w:p>
        </w:tc>
      </w:tr>
      <w:tr w:rsidRPr="00725BB6" w:rsidR="00EF7058" w:rsidTr="75AB9210" w14:paraId="71A29178" w14:textId="77777777">
        <w:tc>
          <w:tcPr>
            <w:tcW w:w="2127" w:type="dxa"/>
            <w:tcMar/>
          </w:tcPr>
          <w:p w:rsidRPr="00725BB6" w:rsidR="00EF7058" w:rsidP="00361537" w:rsidRDefault="00EF7058" w14:paraId="58E008DC" w14:textId="37B0BE16">
            <w:pPr>
              <w:pStyle w:val="NormlWeb"/>
              <w:rPr>
                <w:rFonts w:ascii="General Sans" w:hAnsi="General Sans"/>
                <w:lang w:val="en-US"/>
              </w:rPr>
            </w:pPr>
            <w:r w:rsidRPr="00725BB6">
              <w:rPr>
                <w:rFonts w:ascii="General Sans" w:hAnsi="General Sans"/>
                <w:noProof/>
                <w:lang w:val="en-US"/>
                <w14:ligatures w14:val="standardContextual"/>
              </w:rPr>
              <w:drawing>
                <wp:inline distT="0" distB="0" distL="0" distR="0" wp14:anchorId="12791E7F" wp14:editId="0FFF2351">
                  <wp:extent cx="1219200" cy="355600"/>
                  <wp:effectExtent l="0" t="0" r="0" b="0"/>
                  <wp:docPr id="1537649609" name="Picture 7">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49609" name="Picture 7">
                            <a:hlinkClick r:id="rId33"/>
                          </pic:cNvPr>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219200" cy="355600"/>
                          </a:xfrm>
                          <a:prstGeom prst="rect">
                            <a:avLst/>
                          </a:prstGeom>
                        </pic:spPr>
                      </pic:pic>
                    </a:graphicData>
                  </a:graphic>
                </wp:inline>
              </w:drawing>
            </w:r>
          </w:p>
        </w:tc>
        <w:tc>
          <w:tcPr>
            <w:tcW w:w="6899" w:type="dxa"/>
            <w:tcMar/>
          </w:tcPr>
          <w:p w:rsidRPr="00725BB6" w:rsidR="00403A86" w:rsidP="00FF5649" w:rsidRDefault="00EF7058" w14:paraId="25C0D470" w14:textId="309108C3">
            <w:pPr>
              <w:pStyle w:val="NormlWeb"/>
              <w:jc w:val="both"/>
              <w:rPr>
                <w:rFonts w:ascii="General Sans" w:hAnsi="General Sans"/>
                <w:color w:val="000000" w:themeColor="text1"/>
                <w:sz w:val="19"/>
                <w:szCs w:val="19"/>
                <w:lang w:val="en-US"/>
              </w:rPr>
            </w:pPr>
            <w:r w:rsidRPr="75AB9210" w:rsidR="00EF7058">
              <w:rPr>
                <w:rFonts w:ascii="General Sans" w:hAnsi="General Sans"/>
                <w:sz w:val="19"/>
                <w:szCs w:val="19"/>
                <w:lang w:val="en-US"/>
              </w:rPr>
              <w:t xml:space="preserve">Keep the </w:t>
            </w:r>
            <w:r w:rsidRPr="75AB9210" w:rsidR="00EF7058">
              <w:rPr>
                <w:rFonts w:ascii="General Sans" w:hAnsi="General Sans"/>
                <w:sz w:val="19"/>
                <w:szCs w:val="19"/>
                <w:lang w:val="en-US"/>
              </w:rPr>
              <w:t>UroDapter</w:t>
            </w:r>
            <w:r w:rsidRPr="75AB9210" w:rsidR="00EF7058">
              <w:rPr>
                <w:rFonts w:ascii="General Sans" w:hAnsi="General Sans"/>
                <w:sz w:val="19"/>
                <w:szCs w:val="19"/>
                <w:lang w:val="en-US"/>
              </w:rPr>
              <w:t xml:space="preserve"> steady and maintain the seal</w:t>
            </w:r>
            <w:r w:rsidRPr="75AB9210" w:rsidR="00637928">
              <w:rPr>
                <w:rFonts w:ascii="General Sans" w:hAnsi="General Sans"/>
                <w:sz w:val="19"/>
                <w:szCs w:val="19"/>
                <w:lang w:val="en-US"/>
              </w:rPr>
              <w:t>ing of the collar</w:t>
            </w:r>
            <w:r w:rsidRPr="75AB9210" w:rsidR="00EF7058">
              <w:rPr>
                <w:rFonts w:ascii="General Sans" w:hAnsi="General Sans"/>
                <w:sz w:val="19"/>
                <w:szCs w:val="19"/>
                <w:lang w:val="en-US"/>
              </w:rPr>
              <w:t xml:space="preserve"> while slowly pressing the plunger </w:t>
            </w:r>
            <w:r w:rsidRPr="75AB9210" w:rsidR="00637928">
              <w:rPr>
                <w:rFonts w:ascii="General Sans" w:hAnsi="General Sans"/>
                <w:sz w:val="19"/>
                <w:szCs w:val="19"/>
                <w:lang w:val="en-US"/>
              </w:rPr>
              <w:t xml:space="preserve">of the syringe, with </w:t>
            </w:r>
            <w:r w:rsidRPr="75AB9210" w:rsidR="00EF7058">
              <w:rPr>
                <w:rFonts w:ascii="General Sans" w:hAnsi="General Sans"/>
                <w:sz w:val="19"/>
                <w:szCs w:val="19"/>
                <w:lang w:val="en-US"/>
              </w:rPr>
              <w:t xml:space="preserve">a controlled pace. The solution should flow with steady pressure; if you feel </w:t>
            </w:r>
            <w:r w:rsidRPr="75AB9210" w:rsidR="00637928">
              <w:rPr>
                <w:rFonts w:ascii="General Sans" w:hAnsi="General Sans"/>
                <w:sz w:val="19"/>
                <w:szCs w:val="19"/>
                <w:lang w:val="en-US"/>
              </w:rPr>
              <w:t>significant</w:t>
            </w:r>
            <w:r w:rsidRPr="75AB9210" w:rsidR="00637928">
              <w:rPr>
                <w:rFonts w:ascii="General Sans" w:hAnsi="General Sans"/>
                <w:sz w:val="19"/>
                <w:szCs w:val="19"/>
                <w:lang w:val="en-US"/>
              </w:rPr>
              <w:t xml:space="preserve"> </w:t>
            </w:r>
            <w:r w:rsidRPr="75AB9210" w:rsidR="00EF7058">
              <w:rPr>
                <w:rFonts w:ascii="General Sans" w:hAnsi="General Sans"/>
                <w:sz w:val="19"/>
                <w:szCs w:val="19"/>
                <w:lang w:val="en-US"/>
              </w:rPr>
              <w:t xml:space="preserve">resistance or notice leakage, pause and adjust before </w:t>
            </w:r>
            <w:r w:rsidRPr="75AB9210" w:rsidR="00637928">
              <w:rPr>
                <w:rFonts w:ascii="General Sans" w:hAnsi="General Sans"/>
                <w:sz w:val="19"/>
                <w:szCs w:val="19"/>
                <w:lang w:val="en-US"/>
              </w:rPr>
              <w:t>proceeding</w:t>
            </w:r>
            <w:r w:rsidRPr="75AB9210" w:rsidR="00EF7058">
              <w:rPr>
                <w:rFonts w:ascii="General Sans" w:hAnsi="General Sans"/>
                <w:sz w:val="19"/>
                <w:szCs w:val="19"/>
                <w:lang w:val="en-US"/>
              </w:rPr>
              <w:t>.</w:t>
            </w:r>
          </w:p>
        </w:tc>
      </w:tr>
      <w:tr w:rsidRPr="00725BB6" w:rsidR="00EF7058" w:rsidTr="75AB9210" w14:paraId="16F7CB22" w14:textId="77777777">
        <w:tc>
          <w:tcPr>
            <w:tcW w:w="2127" w:type="dxa"/>
            <w:tcMar/>
          </w:tcPr>
          <w:p w:rsidRPr="00725BB6" w:rsidR="00EF7058" w:rsidP="00361537" w:rsidRDefault="00EF7058" w14:paraId="04B39F0F" w14:textId="50454BA5">
            <w:pPr>
              <w:pStyle w:val="NormlWeb"/>
              <w:rPr>
                <w:rFonts w:ascii="General Sans" w:hAnsi="General Sans"/>
                <w:lang w:val="en-US"/>
              </w:rPr>
            </w:pPr>
            <w:r w:rsidRPr="00725BB6">
              <w:rPr>
                <w:rFonts w:ascii="General Sans" w:hAnsi="General Sans"/>
                <w:noProof/>
                <w:lang w:val="en-US"/>
                <w14:ligatures w14:val="standardContextual"/>
              </w:rPr>
              <w:drawing>
                <wp:inline distT="0" distB="0" distL="0" distR="0" wp14:anchorId="0D73E90A" wp14:editId="27F71EF0">
                  <wp:extent cx="1219200" cy="660400"/>
                  <wp:effectExtent l="0" t="0" r="0" b="0"/>
                  <wp:docPr id="688958746" name="Picture 8">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58746" name="Picture 8">
                            <a:hlinkClick r:id="rId35"/>
                          </pic:cNvPr>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219200" cy="660400"/>
                          </a:xfrm>
                          <a:prstGeom prst="rect">
                            <a:avLst/>
                          </a:prstGeom>
                        </pic:spPr>
                      </pic:pic>
                    </a:graphicData>
                  </a:graphic>
                </wp:inline>
              </w:drawing>
            </w:r>
          </w:p>
        </w:tc>
        <w:tc>
          <w:tcPr>
            <w:tcW w:w="6899" w:type="dxa"/>
            <w:tcMar/>
          </w:tcPr>
          <w:p w:rsidRPr="00725BB6" w:rsidR="00403A86" w:rsidP="00FF5649" w:rsidRDefault="00EF7058" w14:paraId="79E9BCAA" w14:textId="2F8A17DE">
            <w:pPr>
              <w:pStyle w:val="NormlWeb"/>
              <w:jc w:val="both"/>
              <w:rPr>
                <w:rFonts w:ascii="General Sans" w:hAnsi="General Sans"/>
                <w:color w:val="000000" w:themeColor="text1"/>
                <w:sz w:val="19"/>
                <w:szCs w:val="19"/>
                <w:lang w:val="en-US"/>
              </w:rPr>
            </w:pPr>
            <w:r w:rsidRPr="75AB9210" w:rsidR="00EF7058">
              <w:rPr>
                <w:rFonts w:ascii="General Sans" w:hAnsi="General Sans"/>
                <w:sz w:val="19"/>
                <w:szCs w:val="19"/>
                <w:lang w:val="en-US"/>
              </w:rPr>
              <w:t xml:space="preserve">Leakage usually means the </w:t>
            </w:r>
            <w:r w:rsidRPr="75AB9210" w:rsidR="00EF7058">
              <w:rPr>
                <w:rFonts w:ascii="General Sans" w:hAnsi="General Sans"/>
                <w:sz w:val="19"/>
                <w:szCs w:val="19"/>
                <w:lang w:val="en-US"/>
              </w:rPr>
              <w:t>seal</w:t>
            </w:r>
            <w:r w:rsidRPr="75AB9210" w:rsidR="003C0400">
              <w:rPr>
                <w:rFonts w:ascii="General Sans" w:hAnsi="General Sans"/>
                <w:sz w:val="19"/>
                <w:szCs w:val="19"/>
                <w:lang w:val="en-US"/>
              </w:rPr>
              <w:t>ing</w:t>
            </w:r>
            <w:r w:rsidRPr="75AB9210" w:rsidR="00EF7058">
              <w:rPr>
                <w:rFonts w:ascii="General Sans" w:hAnsi="General Sans"/>
                <w:sz w:val="19"/>
                <w:szCs w:val="19"/>
                <w:lang w:val="en-US"/>
              </w:rPr>
              <w:t>,</w:t>
            </w:r>
            <w:r w:rsidRPr="75AB9210" w:rsidR="00EF7058">
              <w:rPr>
                <w:rFonts w:ascii="General Sans" w:hAnsi="General Sans"/>
                <w:sz w:val="19"/>
                <w:szCs w:val="19"/>
                <w:lang w:val="en-US"/>
              </w:rPr>
              <w:t xml:space="preserve"> </w:t>
            </w:r>
            <w:r w:rsidRPr="75AB9210" w:rsidR="003C0400">
              <w:rPr>
                <w:rFonts w:ascii="General Sans" w:hAnsi="General Sans"/>
                <w:sz w:val="19"/>
                <w:szCs w:val="19"/>
                <w:lang w:val="en-US"/>
              </w:rPr>
              <w:t xml:space="preserve">the </w:t>
            </w:r>
            <w:r w:rsidRPr="75AB9210" w:rsidR="00EF7058">
              <w:rPr>
                <w:rFonts w:ascii="General Sans" w:hAnsi="General Sans"/>
                <w:sz w:val="19"/>
                <w:szCs w:val="19"/>
                <w:lang w:val="en-US"/>
              </w:rPr>
              <w:t xml:space="preserve">pressure or </w:t>
            </w:r>
            <w:r w:rsidRPr="75AB9210" w:rsidR="003C0400">
              <w:rPr>
                <w:rFonts w:ascii="General Sans" w:hAnsi="General Sans"/>
                <w:sz w:val="19"/>
                <w:szCs w:val="19"/>
                <w:lang w:val="en-US"/>
              </w:rPr>
              <w:t xml:space="preserve">the angle </w:t>
            </w:r>
            <w:r w:rsidRPr="75AB9210" w:rsidR="00EF7058">
              <w:rPr>
                <w:rFonts w:ascii="General Sans" w:hAnsi="General Sans"/>
                <w:sz w:val="19"/>
                <w:szCs w:val="19"/>
                <w:lang w:val="en-US"/>
              </w:rPr>
              <w:t xml:space="preserve">needs </w:t>
            </w:r>
            <w:r w:rsidRPr="75AB9210" w:rsidR="003C0400">
              <w:rPr>
                <w:rFonts w:ascii="General Sans" w:hAnsi="General Sans"/>
                <w:sz w:val="19"/>
                <w:szCs w:val="19"/>
                <w:lang w:val="en-US"/>
              </w:rPr>
              <w:t>to be adjusted</w:t>
            </w:r>
            <w:r w:rsidRPr="75AB9210" w:rsidR="00EF7058">
              <w:rPr>
                <w:rFonts w:ascii="General Sans" w:hAnsi="General Sans"/>
                <w:sz w:val="19"/>
                <w:szCs w:val="19"/>
                <w:lang w:val="en-US"/>
              </w:rPr>
              <w:t>, while resistance means you should pause rather than push harder. Relax, slightly</w:t>
            </w:r>
            <w:r w:rsidRPr="75AB9210" w:rsidR="003C0400">
              <w:rPr>
                <w:rFonts w:ascii="General Sans" w:hAnsi="General Sans"/>
                <w:sz w:val="19"/>
                <w:szCs w:val="19"/>
                <w:lang w:val="en-US"/>
              </w:rPr>
              <w:t>,</w:t>
            </w:r>
            <w:r w:rsidRPr="75AB9210" w:rsidR="00EF7058">
              <w:rPr>
                <w:rFonts w:ascii="General Sans" w:hAnsi="General Sans"/>
                <w:sz w:val="19"/>
                <w:szCs w:val="19"/>
                <w:lang w:val="en-US"/>
              </w:rPr>
              <w:t xml:space="preserve"> reduce the pressure if needed, and </w:t>
            </w:r>
            <w:r w:rsidRPr="75AB9210" w:rsidR="003C0400">
              <w:rPr>
                <w:rFonts w:ascii="General Sans" w:hAnsi="General Sans"/>
                <w:sz w:val="19"/>
                <w:szCs w:val="19"/>
                <w:lang w:val="en-US"/>
              </w:rPr>
              <w:t xml:space="preserve">apply </w:t>
            </w:r>
            <w:r w:rsidRPr="75AB9210" w:rsidR="00EF7058">
              <w:rPr>
                <w:rFonts w:ascii="General Sans" w:hAnsi="General Sans"/>
                <w:sz w:val="19"/>
                <w:szCs w:val="19"/>
                <w:lang w:val="en-US"/>
              </w:rPr>
              <w:t>small changes</w:t>
            </w:r>
            <w:r w:rsidRPr="75AB9210" w:rsidR="00EF7058">
              <w:rPr>
                <w:rFonts w:ascii="General Sans" w:hAnsi="General Sans"/>
                <w:sz w:val="19"/>
                <w:szCs w:val="19"/>
                <w:lang w:val="en-US"/>
              </w:rPr>
              <w:t xml:space="preserve"> in </w:t>
            </w:r>
            <w:r w:rsidRPr="75AB9210" w:rsidR="003C0400">
              <w:rPr>
                <w:rFonts w:ascii="General Sans" w:hAnsi="General Sans"/>
                <w:sz w:val="19"/>
                <w:szCs w:val="19"/>
                <w:lang w:val="en-US"/>
              </w:rPr>
              <w:t xml:space="preserve">your </w:t>
            </w:r>
            <w:r w:rsidRPr="75AB9210" w:rsidR="00EF7058">
              <w:rPr>
                <w:rFonts w:ascii="General Sans" w:hAnsi="General Sans"/>
                <w:sz w:val="19"/>
                <w:szCs w:val="19"/>
                <w:lang w:val="en-US"/>
              </w:rPr>
              <w:t xml:space="preserve">position or </w:t>
            </w:r>
            <w:r w:rsidRPr="75AB9210" w:rsidR="003C0400">
              <w:rPr>
                <w:rFonts w:ascii="General Sans" w:hAnsi="General Sans"/>
                <w:sz w:val="19"/>
                <w:szCs w:val="19"/>
                <w:lang w:val="en-US"/>
              </w:rPr>
              <w:t xml:space="preserve">in the angle of the </w:t>
            </w:r>
            <w:r w:rsidRPr="75AB9210" w:rsidR="00EF7058">
              <w:rPr>
                <w:rFonts w:ascii="General Sans" w:hAnsi="General Sans"/>
                <w:sz w:val="19"/>
                <w:szCs w:val="19"/>
                <w:lang w:val="en-US"/>
              </w:rPr>
              <w:t xml:space="preserve">syringe </w:t>
            </w:r>
            <w:r w:rsidRPr="75AB9210" w:rsidR="00403A86">
              <w:rPr>
                <w:rFonts w:ascii="General Sans" w:hAnsi="General Sans"/>
                <w:sz w:val="19"/>
                <w:szCs w:val="19"/>
                <w:lang w:val="en-US"/>
              </w:rPr>
              <w:t>until the seal</w:t>
            </w:r>
            <w:r w:rsidRPr="75AB9210" w:rsidR="003C0400">
              <w:rPr>
                <w:rFonts w:ascii="General Sans" w:hAnsi="General Sans"/>
                <w:sz w:val="19"/>
                <w:szCs w:val="19"/>
                <w:lang w:val="en-US"/>
              </w:rPr>
              <w:t>ing</w:t>
            </w:r>
            <w:r w:rsidRPr="75AB9210" w:rsidR="00403A86">
              <w:rPr>
                <w:rFonts w:ascii="General Sans" w:hAnsi="General Sans"/>
                <w:sz w:val="19"/>
                <w:szCs w:val="19"/>
                <w:lang w:val="en-US"/>
              </w:rPr>
              <w:t xml:space="preserve"> </w:t>
            </w:r>
            <w:r w:rsidRPr="75AB9210" w:rsidR="003C0400">
              <w:rPr>
                <w:rFonts w:ascii="General Sans" w:hAnsi="General Sans"/>
                <w:sz w:val="19"/>
                <w:szCs w:val="19"/>
                <w:lang w:val="en-US"/>
              </w:rPr>
              <w:t xml:space="preserve">gets </w:t>
            </w:r>
            <w:r w:rsidRPr="75AB9210" w:rsidR="00403A86">
              <w:rPr>
                <w:rFonts w:ascii="General Sans" w:hAnsi="General Sans"/>
                <w:sz w:val="19"/>
                <w:szCs w:val="19"/>
                <w:lang w:val="en-US"/>
              </w:rPr>
              <w:t>secure</w:t>
            </w:r>
            <w:r w:rsidRPr="75AB9210" w:rsidR="00403A86">
              <w:rPr>
                <w:rFonts w:ascii="General Sans" w:hAnsi="General Sans"/>
                <w:sz w:val="19"/>
                <w:szCs w:val="19"/>
                <w:lang w:val="en-US"/>
              </w:rPr>
              <w:t xml:space="preserve"> and flow improves.</w:t>
            </w:r>
          </w:p>
        </w:tc>
      </w:tr>
    </w:tbl>
    <w:p w:rsidRPr="00725BB6" w:rsidR="009B7C2B" w:rsidP="00F544AC" w:rsidRDefault="00F544AC" w14:paraId="500D150A" w14:textId="77777777">
      <w:pPr>
        <w:rPr>
          <w:rFonts w:ascii="General Sans" w:hAnsi="General Sans" w:eastAsia="Times New Roman" w:cs="Times New Roman"/>
          <w:kern w:val="0"/>
          <w:lang w:val="en-US" w:eastAsia="en-GB"/>
          <w14:ligatures w14:val="none"/>
        </w:rPr>
      </w:pPr>
      <w:r w:rsidRPr="00725BB6">
        <w:rPr>
          <w:rFonts w:ascii="General Sans" w:hAnsi="General Sans"/>
          <w:lang w:val="en-US"/>
        </w:rPr>
        <w:br w:type="page"/>
      </w:r>
      <w:bookmarkStart w:name="OLE_LINK27" w:id="91"/>
    </w:p>
    <w:p w:rsidRPr="00725BB6" w:rsidR="00711545" w:rsidP="00F544AC" w:rsidRDefault="00711545" w14:paraId="4A06889B" w14:textId="77777777">
      <w:pPr>
        <w:rPr>
          <w:rFonts w:ascii="General Sans Semibold" w:hAnsi="General Sans Semibold" w:cs="Times New Roman"/>
          <w:b/>
          <w:bCs/>
          <w:i/>
          <w:iCs/>
          <w:color w:val="A02B93" w:themeColor="accent5"/>
          <w:lang w:val="en-US"/>
        </w:rPr>
      </w:pPr>
    </w:p>
    <w:p w:rsidRPr="00725BB6" w:rsidR="00676475" w:rsidP="00F544AC" w:rsidRDefault="00676475" w14:paraId="5076E675" w14:textId="2E2484C7">
      <w:pPr>
        <w:rPr>
          <w:rFonts w:ascii="General Sans" w:hAnsi="General Sans" w:eastAsia="Times New Roman" w:cs="Times New Roman"/>
          <w:kern w:val="0"/>
          <w:lang w:val="en-US" w:eastAsia="en-GB"/>
          <w14:ligatures w14:val="none"/>
        </w:rPr>
      </w:pPr>
      <w:r w:rsidRPr="00725BB6">
        <w:rPr>
          <w:rFonts w:ascii="General Sans Semibold" w:hAnsi="General Sans Semibold" w:cs="Times New Roman"/>
          <w:b/>
          <w:bCs/>
          <w:i/>
          <w:iCs/>
          <w:color w:val="A02B93" w:themeColor="accent5"/>
          <w:lang w:val="en-US"/>
        </w:rPr>
        <w:t>Detailed instructions: Self-instillation in a lying or semi-reclined position</w:t>
      </w:r>
    </w:p>
    <w:p w:rsidRPr="00725BB6" w:rsidR="00676475" w:rsidP="00EA03D3" w:rsidRDefault="00676475" w14:paraId="13EEAD12" w14:textId="77777777">
      <w:pPr>
        <w:spacing w:line="240" w:lineRule="auto"/>
        <w:rPr>
          <w:rFonts w:ascii="General Sans" w:hAnsi="General Sans" w:cs="Times New Roman"/>
          <w:lang w:val="en-US"/>
        </w:rPr>
      </w:pPr>
    </w:p>
    <w:p w:rsidRPr="00725BB6" w:rsidR="00676475" w:rsidP="00D36234" w:rsidRDefault="00676475" w14:paraId="68581957" w14:textId="6066046D">
      <w:pPr>
        <w:pStyle w:val="Cmsor2"/>
        <w:numPr>
          <w:ilvl w:val="0"/>
          <w:numId w:val="16"/>
        </w:numPr>
        <w:rPr>
          <w:rFonts w:ascii="General Sans Semibold" w:hAnsi="General Sans Semibold"/>
          <w:b/>
          <w:bCs/>
          <w:color w:val="156082" w:themeColor="accent1"/>
          <w:sz w:val="28"/>
          <w:szCs w:val="28"/>
          <w:lang w:val="en-US"/>
        </w:rPr>
      </w:pPr>
      <w:bookmarkStart w:name="_Prepare_the_equipment" w:id="92"/>
      <w:bookmarkEnd w:id="92"/>
      <w:r w:rsidRPr="00725BB6">
        <w:rPr>
          <w:rFonts w:ascii="General Sans Semibold" w:hAnsi="General Sans Semibold" w:eastAsia="Times New Roman"/>
          <w:b/>
          <w:bCs/>
          <w:color w:val="156082" w:themeColor="accent1"/>
          <w:sz w:val="28"/>
          <w:szCs w:val="28"/>
          <w:lang w:val="en-US"/>
        </w:rPr>
        <w:t>Prepare the equipment and environment</w:t>
      </w:r>
    </w:p>
    <w:p w:rsidRPr="00725BB6" w:rsidR="00676475" w:rsidP="00676475" w:rsidRDefault="00676475" w14:paraId="16D1179E" w14:textId="7ADC724E">
      <w:pPr>
        <w:pStyle w:val="NormlWeb"/>
        <w:jc w:val="both"/>
        <w:rPr>
          <w:rFonts w:ascii="General Sans" w:hAnsi="General Sans"/>
          <w:lang w:val="en-US"/>
        </w:rPr>
      </w:pPr>
      <w:r w:rsidRPr="75AB9210" w:rsidR="00676475">
        <w:rPr>
          <w:rFonts w:ascii="General Sans" w:hAnsi="General Sans"/>
          <w:lang w:val="en-US"/>
        </w:rPr>
        <w:t xml:space="preserve">Empty your bladder </w:t>
      </w:r>
      <w:r w:rsidRPr="75AB9210" w:rsidR="00676475">
        <w:rPr>
          <w:rFonts w:ascii="General Sans" w:hAnsi="General Sans"/>
          <w:lang w:val="en-US"/>
        </w:rPr>
        <w:t xml:space="preserve">before </w:t>
      </w:r>
      <w:r w:rsidRPr="75AB9210" w:rsidR="00676475">
        <w:rPr>
          <w:rFonts w:ascii="General Sans" w:hAnsi="General Sans"/>
          <w:lang w:val="en-US"/>
        </w:rPr>
        <w:t>preparing for</w:t>
      </w:r>
      <w:r w:rsidRPr="75AB9210" w:rsidR="00676475">
        <w:rPr>
          <w:rFonts w:ascii="General Sans" w:hAnsi="General Sans"/>
          <w:lang w:val="en-US"/>
        </w:rPr>
        <w:t xml:space="preserve"> the instillation. </w:t>
      </w:r>
    </w:p>
    <w:p w:rsidRPr="00725BB6" w:rsidR="00676475" w:rsidP="00676475" w:rsidRDefault="00676475" w14:paraId="6E83C949" w14:textId="77777777">
      <w:pPr>
        <w:pStyle w:val="NormlWeb"/>
        <w:jc w:val="both"/>
        <w:rPr>
          <w:rFonts w:ascii="General Sans" w:hAnsi="General Sans"/>
          <w:lang w:val="en-US"/>
        </w:rPr>
      </w:pPr>
      <w:r w:rsidRPr="00725BB6">
        <w:rPr>
          <w:rFonts w:ascii="General Sans" w:hAnsi="General Sans"/>
          <w:lang w:val="en-US"/>
        </w:rPr>
        <w:t xml:space="preserve">Before you begin, wash your hands thoroughly and prepare everything you will need so you can complete the instillation without having to interrupt the procedure. </w:t>
      </w:r>
    </w:p>
    <w:p w:rsidRPr="00725BB6" w:rsidR="00676475" w:rsidP="00676475" w:rsidRDefault="0045369E" w14:paraId="50CDDAE6" w14:textId="0C4061B2">
      <w:pPr>
        <w:pStyle w:val="NormlWeb"/>
        <w:jc w:val="both"/>
        <w:rPr>
          <w:rFonts w:ascii="General Sans" w:hAnsi="General Sans"/>
          <w:lang w:val="en-US"/>
        </w:rPr>
      </w:pPr>
      <w:r w:rsidRPr="75AB9210" w:rsidR="0045369E">
        <w:rPr>
          <w:rFonts w:ascii="General Sans" w:hAnsi="General Sans"/>
          <w:lang w:val="en-US"/>
        </w:rPr>
        <w:t>Prepare before the instillation</w:t>
      </w:r>
      <w:r w:rsidRPr="75AB9210" w:rsidR="00676475">
        <w:rPr>
          <w:rFonts w:ascii="General Sans" w:hAnsi="General Sans"/>
          <w:lang w:val="en-US"/>
        </w:rPr>
        <w:t>:</w:t>
      </w:r>
    </w:p>
    <w:p w:rsidRPr="00725BB6" w:rsidR="00676475" w:rsidP="75AB9210" w:rsidRDefault="00676475" w14:paraId="04537A42" w14:textId="3E237E3C">
      <w:pPr>
        <w:pStyle w:val="NormlWeb"/>
        <w:numPr>
          <w:ilvl w:val="0"/>
          <w:numId w:val="4"/>
        </w:numPr>
        <w:spacing w:before="0" w:beforeAutospacing="off" w:after="80" w:afterAutospacing="off"/>
        <w:ind w:left="714" w:hanging="357"/>
        <w:jc w:val="both"/>
        <w:rPr>
          <w:rFonts w:ascii="General Sans" w:hAnsi="General Sans"/>
          <w:lang w:val="en-US"/>
        </w:rPr>
      </w:pPr>
      <w:r w:rsidRPr="75AB9210" w:rsidR="00676475">
        <w:rPr>
          <w:rFonts w:ascii="General Sans" w:hAnsi="General Sans"/>
          <w:lang w:val="en-US"/>
        </w:rPr>
        <w:t xml:space="preserve">the </w:t>
      </w:r>
      <w:r w:rsidRPr="75AB9210" w:rsidR="00676475">
        <w:rPr>
          <w:rFonts w:ascii="General Sans" w:hAnsi="General Sans"/>
          <w:lang w:val="en-US"/>
        </w:rPr>
        <w:t xml:space="preserve">syringe </w:t>
      </w:r>
      <w:r w:rsidRPr="75AB9210" w:rsidR="00676475">
        <w:rPr>
          <w:rFonts w:ascii="General Sans" w:hAnsi="General Sans"/>
          <w:lang w:val="en-US"/>
        </w:rPr>
        <w:t>containing</w:t>
      </w:r>
      <w:r w:rsidRPr="75AB9210" w:rsidR="00676475">
        <w:rPr>
          <w:rFonts w:ascii="General Sans" w:hAnsi="General Sans"/>
          <w:lang w:val="en-US"/>
        </w:rPr>
        <w:t xml:space="preserve"> the prescribed bladder instillation solution, with the </w:t>
      </w:r>
      <w:r w:rsidRPr="75AB9210" w:rsidR="00676475">
        <w:rPr>
          <w:rFonts w:ascii="General Sans" w:hAnsi="General Sans"/>
          <w:lang w:val="en-US"/>
        </w:rPr>
        <w:t>UroDapter</w:t>
      </w:r>
      <w:r w:rsidRPr="75AB9210" w:rsidR="00676475">
        <w:rPr>
          <w:rFonts w:ascii="General Sans" w:hAnsi="General Sans"/>
          <w:lang w:val="en-US"/>
        </w:rPr>
        <w:t xml:space="preserve"> already attached</w:t>
      </w:r>
      <w:r w:rsidRPr="75AB9210" w:rsidR="0045369E">
        <w:rPr>
          <w:rFonts w:ascii="General Sans" w:hAnsi="General Sans"/>
          <w:lang w:val="en-US"/>
        </w:rPr>
        <w:t xml:space="preserve"> to it</w:t>
      </w:r>
      <w:r w:rsidRPr="75AB9210" w:rsidR="00676475">
        <w:rPr>
          <w:rFonts w:ascii="General Sans" w:hAnsi="General Sans"/>
          <w:lang w:val="en-US"/>
        </w:rPr>
        <w:t>;</w:t>
      </w:r>
    </w:p>
    <w:p w:rsidRPr="00725BB6" w:rsidR="00676475" w:rsidP="75AB9210" w:rsidRDefault="00676475" w14:paraId="1185DB25" w14:textId="5474E33A">
      <w:pPr>
        <w:pStyle w:val="NormlWeb"/>
        <w:numPr>
          <w:ilvl w:val="0"/>
          <w:numId w:val="4"/>
        </w:numPr>
        <w:spacing w:before="0" w:beforeAutospacing="off" w:after="80" w:afterAutospacing="off"/>
        <w:ind w:left="714" w:hanging="357"/>
        <w:jc w:val="both"/>
        <w:rPr>
          <w:rFonts w:ascii="General Sans" w:hAnsi="General Sans"/>
          <w:lang w:val="en-US"/>
        </w:rPr>
      </w:pPr>
      <w:r w:rsidRPr="75AB9210" w:rsidR="00676475">
        <w:rPr>
          <w:rFonts w:ascii="General Sans" w:hAnsi="General Sans"/>
          <w:lang w:val="en-US"/>
        </w:rPr>
        <w:t>disinfectant swabs or other suitable disinfectant material</w:t>
      </w:r>
      <w:r w:rsidRPr="75AB9210" w:rsidR="0045369E">
        <w:rPr>
          <w:rFonts w:ascii="General Sans" w:hAnsi="General Sans"/>
          <w:lang w:val="en-US"/>
        </w:rPr>
        <w:t xml:space="preserve"> </w:t>
      </w:r>
      <w:r w:rsidRPr="75AB9210" w:rsidR="00676475">
        <w:rPr>
          <w:rFonts w:ascii="General Sans" w:hAnsi="General Sans"/>
          <w:lang w:val="en-US"/>
        </w:rPr>
        <w:t>within</w:t>
      </w:r>
      <w:r w:rsidRPr="75AB9210" w:rsidR="00676475">
        <w:rPr>
          <w:rFonts w:ascii="General Sans" w:hAnsi="General Sans"/>
          <w:lang w:val="en-US"/>
        </w:rPr>
        <w:t>reach;</w:t>
      </w:r>
    </w:p>
    <w:p w:rsidRPr="00725BB6" w:rsidR="00676475" w:rsidP="75AB9210" w:rsidRDefault="00676475" w14:paraId="5734D183" w14:textId="3B814677">
      <w:pPr>
        <w:pStyle w:val="NormlWeb"/>
        <w:numPr>
          <w:ilvl w:val="0"/>
          <w:numId w:val="4"/>
        </w:numPr>
        <w:spacing w:before="0" w:beforeAutospacing="off" w:after="80" w:afterAutospacing="off"/>
        <w:ind w:left="714" w:hanging="357"/>
        <w:jc w:val="both"/>
        <w:rPr>
          <w:rFonts w:ascii="General Sans" w:hAnsi="General Sans"/>
          <w:lang w:val="en-US"/>
        </w:rPr>
      </w:pPr>
      <w:r w:rsidRPr="75AB9210" w:rsidR="00676475">
        <w:rPr>
          <w:rFonts w:ascii="General Sans" w:hAnsi="General Sans"/>
          <w:lang w:val="en-US"/>
        </w:rPr>
        <w:t xml:space="preserve">a mirror, preferably </w:t>
      </w:r>
      <w:r w:rsidRPr="75AB9210" w:rsidR="0045369E">
        <w:rPr>
          <w:rFonts w:ascii="General Sans" w:hAnsi="General Sans"/>
          <w:lang w:val="en-US"/>
        </w:rPr>
        <w:t>a magnifying one</w:t>
      </w:r>
      <w:r w:rsidRPr="75AB9210" w:rsidR="00676475">
        <w:rPr>
          <w:rFonts w:ascii="General Sans" w:hAnsi="General Sans"/>
          <w:lang w:val="en-US"/>
        </w:rPr>
        <w:t xml:space="preserve"> if you use visual guidance to </w:t>
      </w:r>
      <w:r w:rsidRPr="75AB9210" w:rsidR="00676475">
        <w:rPr>
          <w:rFonts w:ascii="General Sans" w:hAnsi="General Sans"/>
          <w:lang w:val="en-US"/>
        </w:rPr>
        <w:t>locate</w:t>
      </w:r>
      <w:r w:rsidRPr="75AB9210" w:rsidR="00676475">
        <w:rPr>
          <w:rFonts w:ascii="General Sans" w:hAnsi="General Sans"/>
          <w:lang w:val="en-US"/>
        </w:rPr>
        <w:t xml:space="preserve"> the urethral opening;</w:t>
      </w:r>
    </w:p>
    <w:p w:rsidRPr="00725BB6" w:rsidR="00676475" w:rsidP="00D36234" w:rsidRDefault="00676475" w14:paraId="20567BD6" w14:textId="77777777">
      <w:pPr>
        <w:pStyle w:val="NormlWeb"/>
        <w:numPr>
          <w:ilvl w:val="0"/>
          <w:numId w:val="4"/>
        </w:numPr>
        <w:spacing w:before="0" w:beforeAutospacing="0" w:after="80" w:afterAutospacing="0"/>
        <w:ind w:left="714" w:hanging="357"/>
        <w:jc w:val="both"/>
        <w:rPr>
          <w:rFonts w:ascii="General Sans" w:hAnsi="General Sans"/>
          <w:lang w:val="en-US"/>
        </w:rPr>
      </w:pPr>
      <w:r w:rsidRPr="00725BB6">
        <w:rPr>
          <w:rFonts w:ascii="General Sans" w:hAnsi="General Sans"/>
          <w:lang w:val="en-US"/>
        </w:rPr>
        <w:t>good lighting so the area can be seen clearly;</w:t>
      </w:r>
    </w:p>
    <w:p w:rsidRPr="00725BB6" w:rsidR="00676475" w:rsidP="00D36234" w:rsidRDefault="00676475" w14:paraId="30D99423" w14:textId="77777777">
      <w:pPr>
        <w:pStyle w:val="NormlWeb"/>
        <w:numPr>
          <w:ilvl w:val="0"/>
          <w:numId w:val="4"/>
        </w:numPr>
        <w:spacing w:before="0" w:beforeAutospacing="0" w:after="80" w:afterAutospacing="0"/>
        <w:ind w:left="714" w:hanging="357"/>
        <w:jc w:val="both"/>
        <w:rPr>
          <w:rFonts w:ascii="General Sans" w:hAnsi="General Sans"/>
          <w:lang w:val="en-US"/>
        </w:rPr>
      </w:pPr>
      <w:r w:rsidRPr="00725BB6">
        <w:rPr>
          <w:rFonts w:ascii="General Sans" w:hAnsi="General Sans"/>
          <w:lang w:val="en-US"/>
        </w:rPr>
        <w:t>tissues, paper towels, or another absorbent material in case of minor leakage;</w:t>
      </w:r>
    </w:p>
    <w:p w:rsidRPr="00725BB6" w:rsidR="00676475" w:rsidP="75AB9210" w:rsidRDefault="00676475" w14:paraId="2614E2ED" w14:textId="7FB134E1">
      <w:pPr>
        <w:pStyle w:val="NormlWeb"/>
        <w:numPr>
          <w:ilvl w:val="0"/>
          <w:numId w:val="4"/>
        </w:numPr>
        <w:spacing w:before="0" w:beforeAutospacing="off" w:after="80" w:afterAutospacing="off"/>
        <w:jc w:val="both"/>
        <w:rPr>
          <w:rFonts w:ascii="General Sans" w:hAnsi="General Sans"/>
          <w:lang w:val="en-US"/>
        </w:rPr>
      </w:pPr>
      <w:r w:rsidRPr="75AB9210" w:rsidR="00676475">
        <w:rPr>
          <w:rFonts w:ascii="General Sans" w:hAnsi="General Sans"/>
          <w:lang w:val="en-US"/>
        </w:rPr>
        <w:t xml:space="preserve">pillows or cushions </w:t>
      </w:r>
      <w:r w:rsidRPr="75AB9210" w:rsidR="0045369E">
        <w:rPr>
          <w:rFonts w:ascii="General Sans" w:hAnsi="General Sans"/>
          <w:lang w:val="en-US"/>
        </w:rPr>
        <w:t xml:space="preserve">in </w:t>
      </w:r>
      <w:r w:rsidRPr="75AB9210" w:rsidR="0045369E">
        <w:rPr>
          <w:rFonts w:ascii="General Sans" w:hAnsi="General Sans"/>
          <w:lang w:val="en-US"/>
        </w:rPr>
        <w:t xml:space="preserve">case </w:t>
      </w:r>
      <w:r w:rsidRPr="75AB9210" w:rsidR="00676475">
        <w:rPr>
          <w:rFonts w:ascii="General Sans" w:hAnsi="General Sans"/>
          <w:lang w:val="en-US"/>
        </w:rPr>
        <w:t xml:space="preserve">you need them </w:t>
      </w:r>
      <w:r w:rsidRPr="75AB9210" w:rsidR="0045369E">
        <w:rPr>
          <w:rFonts w:ascii="General Sans" w:hAnsi="General Sans"/>
          <w:lang w:val="en-US"/>
        </w:rPr>
        <w:t xml:space="preserve">for </w:t>
      </w:r>
      <w:r w:rsidRPr="75AB9210" w:rsidR="00676475">
        <w:rPr>
          <w:rFonts w:ascii="General Sans" w:hAnsi="General Sans"/>
          <w:lang w:val="en-US"/>
        </w:rPr>
        <w:t>a comfortable and stable position.</w:t>
      </w:r>
    </w:p>
    <w:p w:rsidRPr="00725BB6" w:rsidR="00676475" w:rsidP="00676475" w:rsidRDefault="00676475" w14:paraId="0A525A45" w14:textId="48CFC078">
      <w:pPr>
        <w:pStyle w:val="NormlWeb"/>
        <w:jc w:val="both"/>
        <w:rPr>
          <w:rFonts w:ascii="General Sans" w:hAnsi="General Sans"/>
          <w:lang w:val="en-US"/>
        </w:rPr>
      </w:pPr>
      <w:r w:rsidRPr="75AB9210" w:rsidR="00676475">
        <w:rPr>
          <w:rFonts w:ascii="General Sans" w:hAnsi="General Sans"/>
          <w:lang w:val="en-US"/>
        </w:rPr>
        <w:t xml:space="preserve">After attaching the </w:t>
      </w:r>
      <w:r w:rsidRPr="75AB9210" w:rsidR="00676475">
        <w:rPr>
          <w:rFonts w:ascii="General Sans" w:hAnsi="General Sans"/>
          <w:lang w:val="en-US"/>
        </w:rPr>
        <w:t>UroDapter</w:t>
      </w:r>
      <w:r w:rsidRPr="75AB9210" w:rsidR="00676475">
        <w:rPr>
          <w:rFonts w:ascii="General Sans" w:hAnsi="General Sans"/>
          <w:lang w:val="en-US"/>
        </w:rPr>
        <w:t xml:space="preserve"> to the syringe, </w:t>
      </w:r>
      <w:r w:rsidRPr="75AB9210" w:rsidR="00F9640D">
        <w:rPr>
          <w:rFonts w:ascii="General Sans Semibold" w:hAnsi="General Sans Semibold"/>
          <w:b w:val="1"/>
          <w:bCs w:val="1"/>
          <w:color w:val="156082" w:themeColor="accent1" w:themeTint="FF" w:themeShade="FF"/>
          <w:lang w:val="en-US"/>
        </w:rPr>
        <w:t xml:space="preserve">put </w:t>
      </w:r>
      <w:r w:rsidRPr="75AB9210" w:rsidR="00676475">
        <w:rPr>
          <w:rFonts w:ascii="General Sans Semibold" w:hAnsi="General Sans Semibold"/>
          <w:b w:val="1"/>
          <w:bCs w:val="1"/>
          <w:color w:val="156082" w:themeColor="accent1" w:themeTint="FF" w:themeShade="FF"/>
          <w:lang w:val="en-US"/>
        </w:rPr>
        <w:t xml:space="preserve">the assembled syringe down in a way that keeps the </w:t>
      </w:r>
      <w:r w:rsidRPr="75AB9210" w:rsidR="00676475">
        <w:rPr>
          <w:rFonts w:ascii="General Sans Semibold" w:hAnsi="General Sans Semibold"/>
          <w:b w:val="1"/>
          <w:bCs w:val="1"/>
          <w:color w:val="156082" w:themeColor="accent1" w:themeTint="FF" w:themeShade="FF"/>
          <w:lang w:val="en-US"/>
        </w:rPr>
        <w:t>UroDapter</w:t>
      </w:r>
      <w:r w:rsidRPr="75AB9210" w:rsidR="00676475">
        <w:rPr>
          <w:rFonts w:ascii="General Sans Semibold" w:hAnsi="General Sans Semibold"/>
          <w:b w:val="1"/>
          <w:bCs w:val="1"/>
          <w:color w:val="156082" w:themeColor="accent1" w:themeTint="FF" w:themeShade="FF"/>
          <w:lang w:val="en-US"/>
        </w:rPr>
        <w:t xml:space="preserve"> clean and sterile</w:t>
      </w:r>
      <w:r w:rsidRPr="75AB9210" w:rsidR="00676475">
        <w:rPr>
          <w:rFonts w:ascii="General Sans" w:hAnsi="General Sans"/>
          <w:color w:val="156082" w:themeColor="accent1" w:themeTint="FF" w:themeShade="FF"/>
          <w:lang w:val="en-US"/>
        </w:rPr>
        <w:t xml:space="preserve"> </w:t>
      </w:r>
      <w:r w:rsidRPr="75AB9210" w:rsidR="00676475">
        <w:rPr>
          <w:rFonts w:ascii="General Sans" w:hAnsi="General Sans"/>
          <w:lang w:val="en-US"/>
        </w:rPr>
        <w:t xml:space="preserve">until you are ready to use it. </w:t>
      </w:r>
      <w:r w:rsidRPr="75AB9210" w:rsidR="00F9640D">
        <w:rPr>
          <w:rFonts w:ascii="General Sans" w:hAnsi="General Sans"/>
          <w:lang w:val="en-US"/>
        </w:rPr>
        <w:t xml:space="preserve">Prevent the </w:t>
      </w:r>
      <w:r w:rsidRPr="75AB9210" w:rsidR="00676475">
        <w:rPr>
          <w:rFonts w:ascii="General Sans" w:hAnsi="General Sans"/>
          <w:lang w:val="en-US"/>
        </w:rPr>
        <w:t>UroDapter</w:t>
      </w:r>
      <w:r w:rsidRPr="75AB9210" w:rsidR="00676475">
        <w:rPr>
          <w:rFonts w:ascii="General Sans" w:hAnsi="General Sans"/>
          <w:lang w:val="en-US"/>
        </w:rPr>
        <w:t xml:space="preserve"> tip </w:t>
      </w:r>
      <w:r w:rsidRPr="75AB9210" w:rsidR="00F9640D">
        <w:rPr>
          <w:rFonts w:ascii="General Sans" w:hAnsi="General Sans"/>
          <w:lang w:val="en-US"/>
        </w:rPr>
        <w:t xml:space="preserve">contacting </w:t>
      </w:r>
      <w:r w:rsidRPr="75AB9210" w:rsidR="00676475">
        <w:rPr>
          <w:rFonts w:ascii="General Sans" w:hAnsi="General Sans"/>
          <w:lang w:val="en-US"/>
        </w:rPr>
        <w:t>non-sterile surfaces.</w:t>
      </w:r>
    </w:p>
    <w:p w:rsidRPr="00725BB6" w:rsidR="00676475" w:rsidP="00676475" w:rsidRDefault="00676475" w14:paraId="145DB713" w14:textId="02B19FA5">
      <w:pPr>
        <w:pStyle w:val="NormlWeb"/>
        <w:jc w:val="both"/>
        <w:rPr>
          <w:rFonts w:ascii="General Sans" w:hAnsi="General Sans"/>
          <w:lang w:val="en-US"/>
        </w:rPr>
      </w:pPr>
      <w:r w:rsidRPr="75AB9210" w:rsidR="00676475">
        <w:rPr>
          <w:rFonts w:ascii="General Sans" w:hAnsi="General Sans"/>
          <w:lang w:val="en-US"/>
        </w:rPr>
        <w:t xml:space="preserve">Place all other items within </w:t>
      </w:r>
      <w:r w:rsidRPr="75AB9210" w:rsidR="00676475">
        <w:rPr>
          <w:rFonts w:ascii="General Sans" w:hAnsi="General Sans"/>
          <w:lang w:val="en-US"/>
        </w:rPr>
        <w:t xml:space="preserve">reach before you start. A calm, well-lit environment and having everything prepared in advance can make the procedure easier and help you </w:t>
      </w:r>
      <w:r w:rsidRPr="75AB9210" w:rsidR="00676475">
        <w:rPr>
          <w:rFonts w:ascii="General Sans" w:hAnsi="General Sans"/>
          <w:lang w:val="en-US"/>
        </w:rPr>
        <w:t>maintain</w:t>
      </w:r>
      <w:r w:rsidRPr="75AB9210" w:rsidR="00676475">
        <w:rPr>
          <w:rFonts w:ascii="General Sans" w:hAnsi="General Sans"/>
          <w:lang w:val="en-US"/>
        </w:rPr>
        <w:t xml:space="preserve"> the correct position once you begin.</w:t>
      </w:r>
    </w:p>
    <w:bookmarkEnd w:id="91"/>
    <w:p w:rsidRPr="00725BB6" w:rsidR="00676475" w:rsidP="00676475" w:rsidRDefault="00676475" w14:paraId="6A451B9B" w14:textId="77777777">
      <w:pPr>
        <w:spacing w:line="240" w:lineRule="auto"/>
        <w:rPr>
          <w:rFonts w:ascii="General Sans" w:hAnsi="General Sans" w:cs="Times New Roman"/>
          <w:lang w:val="en-US"/>
        </w:rPr>
      </w:pPr>
    </w:p>
    <w:p w:rsidRPr="00725BB6" w:rsidR="00676475" w:rsidP="00D36234" w:rsidRDefault="00676475" w14:paraId="784102FD" w14:textId="35C08441">
      <w:pPr>
        <w:pStyle w:val="Cmsor2"/>
        <w:numPr>
          <w:ilvl w:val="0"/>
          <w:numId w:val="16"/>
        </w:numPr>
        <w:rPr>
          <w:rFonts w:ascii="General Sans Semibold" w:hAnsi="General Sans Semibold" w:eastAsia="Times New Roman"/>
          <w:b/>
          <w:bCs/>
          <w:color w:val="156082" w:themeColor="accent1"/>
          <w:sz w:val="28"/>
          <w:szCs w:val="28"/>
          <w:lang w:val="en-US"/>
        </w:rPr>
      </w:pPr>
      <w:bookmarkStart w:name="_Choose_and_set" w:id="116"/>
      <w:bookmarkStart w:name="OLE_LINK28" w:id="117"/>
      <w:bookmarkEnd w:id="116"/>
      <w:r w:rsidRPr="00725BB6">
        <w:rPr>
          <w:rFonts w:ascii="General Sans Semibold" w:hAnsi="General Sans Semibold" w:eastAsia="Times New Roman"/>
          <w:b/>
          <w:bCs/>
          <w:color w:val="156082" w:themeColor="accent1"/>
          <w:sz w:val="28"/>
          <w:szCs w:val="28"/>
          <w:lang w:val="en-US"/>
        </w:rPr>
        <w:t>Choose and set up your position</w:t>
      </w:r>
    </w:p>
    <w:p w:rsidRPr="00725BB6" w:rsidR="00676475" w:rsidP="00676475" w:rsidRDefault="00676475" w14:paraId="72B9BF50" w14:textId="74194A1A">
      <w:pPr>
        <w:pStyle w:val="NormlWeb"/>
        <w:jc w:val="both"/>
        <w:rPr>
          <w:rFonts w:ascii="General Sans" w:hAnsi="General Sans"/>
          <w:lang w:val="en-US"/>
        </w:rPr>
      </w:pPr>
      <w:r w:rsidRPr="75AB9210" w:rsidR="00676475">
        <w:rPr>
          <w:rFonts w:ascii="General Sans" w:hAnsi="General Sans"/>
          <w:lang w:val="en-US"/>
        </w:rPr>
        <w:t xml:space="preserve">Choose a position that gives you clear access to the urethral area and </w:t>
      </w:r>
      <w:r w:rsidRPr="75AB9210" w:rsidR="00676475">
        <w:rPr>
          <w:rFonts w:ascii="General Sans" w:hAnsi="General Sans"/>
          <w:lang w:val="en-US"/>
        </w:rPr>
        <w:t xml:space="preserve">allows you to hold and control the </w:t>
      </w:r>
      <w:r w:rsidRPr="75AB9210" w:rsidR="00676475">
        <w:rPr>
          <w:rFonts w:ascii="General Sans" w:hAnsi="General Sans"/>
          <w:lang w:val="en-US"/>
        </w:rPr>
        <w:t>UroDapter</w:t>
      </w:r>
      <w:r w:rsidRPr="75AB9210" w:rsidR="00676475">
        <w:rPr>
          <w:rFonts w:ascii="General Sans" w:hAnsi="General Sans"/>
          <w:lang w:val="en-US"/>
        </w:rPr>
        <w:t xml:space="preserve"> and syringe comfortably</w:t>
      </w:r>
      <w:r w:rsidRPr="75AB9210" w:rsidR="00FD2BCA">
        <w:rPr>
          <w:rFonts w:ascii="General Sans" w:hAnsi="General Sans"/>
          <w:lang w:val="en-US"/>
        </w:rPr>
        <w:t xml:space="preserve"> at the same time</w:t>
      </w:r>
      <w:r w:rsidRPr="75AB9210" w:rsidR="00676475">
        <w:rPr>
          <w:rFonts w:ascii="General Sans" w:hAnsi="General Sans"/>
          <w:lang w:val="en-US"/>
        </w:rPr>
        <w:t>.</w:t>
      </w:r>
    </w:p>
    <w:p w:rsidRPr="00725BB6" w:rsidR="00676475" w:rsidP="00676475" w:rsidRDefault="00676475" w14:paraId="5AED6176" w14:textId="44B3B6B0">
      <w:pPr>
        <w:pStyle w:val="NormlWeb"/>
        <w:jc w:val="both"/>
        <w:rPr>
          <w:rFonts w:ascii="General Sans" w:hAnsi="General Sans"/>
          <w:lang w:val="en-US"/>
        </w:rPr>
      </w:pPr>
      <w:r w:rsidRPr="75AB9210" w:rsidR="00676475">
        <w:rPr>
          <w:rFonts w:ascii="General Sans" w:hAnsi="General Sans"/>
          <w:lang w:val="en-US"/>
        </w:rPr>
        <w:t xml:space="preserve">Successful users have described several </w:t>
      </w:r>
      <w:r w:rsidRPr="75AB9210" w:rsidR="00FD2BCA">
        <w:rPr>
          <w:rFonts w:ascii="General Sans" w:hAnsi="General Sans"/>
          <w:lang w:val="en-US"/>
        </w:rPr>
        <w:t xml:space="preserve">viable </w:t>
      </w:r>
      <w:r w:rsidRPr="75AB9210" w:rsidR="00676475">
        <w:rPr>
          <w:rFonts w:ascii="General Sans" w:hAnsi="General Sans"/>
          <w:lang w:val="en-US"/>
        </w:rPr>
        <w:t xml:space="preserve">positions. Some prefer lying almost </w:t>
      </w:r>
      <w:r w:rsidRPr="75AB9210" w:rsidR="00FD2BCA">
        <w:rPr>
          <w:rFonts w:ascii="General Sans" w:hAnsi="General Sans"/>
          <w:lang w:val="en-US"/>
        </w:rPr>
        <w:t>fully horizontally</w:t>
      </w:r>
      <w:r w:rsidRPr="75AB9210" w:rsidR="00676475">
        <w:rPr>
          <w:rFonts w:ascii="General Sans" w:hAnsi="General Sans"/>
          <w:lang w:val="en-US"/>
        </w:rPr>
        <w:t xml:space="preserve">, while others are more comfortable </w:t>
      </w:r>
      <w:r w:rsidRPr="75AB9210" w:rsidR="00FD2BCA">
        <w:rPr>
          <w:rFonts w:ascii="General Sans" w:hAnsi="General Sans"/>
          <w:lang w:val="en-US"/>
        </w:rPr>
        <w:t xml:space="preserve">with </w:t>
      </w:r>
      <w:r w:rsidRPr="75AB9210" w:rsidR="00676475">
        <w:rPr>
          <w:rFonts w:ascii="General Sans" w:hAnsi="General Sans"/>
          <w:lang w:val="en-US"/>
        </w:rPr>
        <w:t>a semi-reclined position of around 45–65°, and some use a more upright sitting position with the back supported. There is no single correct angle—the best position is the one that gives you enough access, reach, stability, and control.</w:t>
      </w:r>
    </w:p>
    <w:p w:rsidRPr="00725BB6" w:rsidR="00676475" w:rsidP="00676475" w:rsidRDefault="00676475" w14:paraId="5FC0E061" w14:textId="77777777">
      <w:pPr>
        <w:pStyle w:val="NormlWeb"/>
        <w:jc w:val="both"/>
        <w:rPr>
          <w:rFonts w:ascii="General Sans" w:hAnsi="General Sans"/>
          <w:lang w:val="en-US"/>
        </w:rPr>
      </w:pPr>
      <w:r w:rsidRPr="00725BB6">
        <w:rPr>
          <w:rFonts w:ascii="General Sans" w:hAnsi="General Sans"/>
          <w:lang w:val="en-US"/>
        </w:rPr>
        <w:t>Make sure you can:</w:t>
      </w:r>
    </w:p>
    <w:p w:rsidRPr="00725BB6" w:rsidR="00676475" w:rsidP="00D36234" w:rsidRDefault="00676475" w14:paraId="056CD464" w14:textId="77777777">
      <w:pPr>
        <w:pStyle w:val="NormlWeb"/>
        <w:numPr>
          <w:ilvl w:val="0"/>
          <w:numId w:val="6"/>
        </w:numPr>
        <w:spacing w:after="80" w:afterAutospacing="0"/>
        <w:ind w:left="714" w:hanging="357"/>
        <w:jc w:val="both"/>
        <w:rPr>
          <w:rFonts w:ascii="General Sans" w:hAnsi="General Sans"/>
          <w:lang w:val="en-US"/>
        </w:rPr>
      </w:pPr>
      <w:r w:rsidRPr="00725BB6">
        <w:rPr>
          <w:rFonts w:ascii="General Sans" w:hAnsi="General Sans"/>
          <w:lang w:val="en-US"/>
        </w:rPr>
        <w:t>comfortably separate your legs;</w:t>
      </w:r>
    </w:p>
    <w:p w:rsidRPr="00725BB6" w:rsidR="00676475" w:rsidP="00D36234" w:rsidRDefault="00676475" w14:paraId="3B1CAA10" w14:textId="77777777">
      <w:pPr>
        <w:pStyle w:val="NormlWeb"/>
        <w:numPr>
          <w:ilvl w:val="0"/>
          <w:numId w:val="6"/>
        </w:numPr>
        <w:spacing w:after="80" w:afterAutospacing="0"/>
        <w:ind w:left="714" w:hanging="357"/>
        <w:jc w:val="both"/>
        <w:rPr>
          <w:rFonts w:ascii="General Sans" w:hAnsi="General Sans"/>
          <w:lang w:val="en-US"/>
        </w:rPr>
      </w:pPr>
      <w:r w:rsidRPr="00725BB6">
        <w:rPr>
          <w:rFonts w:ascii="General Sans" w:hAnsi="General Sans"/>
          <w:lang w:val="en-US"/>
        </w:rPr>
        <w:t>reach the urethral area without straining;</w:t>
      </w:r>
    </w:p>
    <w:p w:rsidRPr="00725BB6" w:rsidR="00676475" w:rsidP="00D36234" w:rsidRDefault="00676475" w14:paraId="55B50852" w14:textId="77777777">
      <w:pPr>
        <w:pStyle w:val="NormlWeb"/>
        <w:numPr>
          <w:ilvl w:val="0"/>
          <w:numId w:val="6"/>
        </w:numPr>
        <w:spacing w:after="80" w:afterAutospacing="0"/>
        <w:ind w:left="714" w:hanging="357"/>
        <w:jc w:val="both"/>
        <w:rPr>
          <w:rFonts w:ascii="General Sans" w:hAnsi="General Sans"/>
          <w:lang w:val="en-US"/>
        </w:rPr>
      </w:pPr>
      <w:r w:rsidRPr="00725BB6">
        <w:rPr>
          <w:rFonts w:ascii="General Sans" w:hAnsi="General Sans"/>
          <w:lang w:val="en-US"/>
        </w:rPr>
        <w:t>see the area with a mirror if you are using visual guidance;</w:t>
      </w:r>
    </w:p>
    <w:p w:rsidRPr="00725BB6" w:rsidR="00676475" w:rsidP="00D36234" w:rsidRDefault="00676475" w14:paraId="1D0D09D5" w14:textId="77777777">
      <w:pPr>
        <w:pStyle w:val="NormlWeb"/>
        <w:numPr>
          <w:ilvl w:val="0"/>
          <w:numId w:val="6"/>
        </w:numPr>
        <w:spacing w:after="80" w:afterAutospacing="0"/>
        <w:ind w:left="714" w:hanging="357"/>
        <w:jc w:val="both"/>
        <w:rPr>
          <w:rFonts w:ascii="General Sans" w:hAnsi="General Sans"/>
          <w:lang w:val="en-US"/>
        </w:rPr>
      </w:pPr>
      <w:r w:rsidRPr="00725BB6">
        <w:rPr>
          <w:rFonts w:ascii="General Sans" w:hAnsi="General Sans"/>
          <w:lang w:val="en-US"/>
        </w:rPr>
        <w:t>hold the UroDapter and syringe steadily;</w:t>
      </w:r>
    </w:p>
    <w:p w:rsidRPr="00725BB6" w:rsidR="00676475" w:rsidP="00D36234" w:rsidRDefault="00676475" w14:paraId="183EF444" w14:textId="77777777">
      <w:pPr>
        <w:pStyle w:val="NormlWeb"/>
        <w:numPr>
          <w:ilvl w:val="0"/>
          <w:numId w:val="6"/>
        </w:numPr>
        <w:spacing w:after="80" w:afterAutospacing="0"/>
        <w:ind w:left="714" w:hanging="357"/>
        <w:jc w:val="both"/>
        <w:rPr>
          <w:rFonts w:ascii="General Sans" w:hAnsi="General Sans"/>
          <w:lang w:val="en-US"/>
        </w:rPr>
      </w:pPr>
      <w:r w:rsidRPr="00725BB6">
        <w:rPr>
          <w:rFonts w:ascii="General Sans" w:hAnsi="General Sans"/>
          <w:lang w:val="en-US"/>
        </w:rPr>
        <w:t>make small adjustments in direction and position;</w:t>
      </w:r>
    </w:p>
    <w:p w:rsidRPr="00725BB6" w:rsidR="00676475" w:rsidP="00676475" w:rsidRDefault="00676475" w14:paraId="422D9DE9" w14:textId="6079D5DD">
      <w:pPr>
        <w:pStyle w:val="NormlWeb"/>
        <w:numPr>
          <w:ilvl w:val="0"/>
          <w:numId w:val="6"/>
        </w:numPr>
        <w:jc w:val="both"/>
        <w:rPr>
          <w:rFonts w:ascii="General Sans" w:hAnsi="General Sans"/>
          <w:lang w:val="en-US"/>
        </w:rPr>
      </w:pPr>
      <w:r w:rsidRPr="75AB9210" w:rsidR="00676475">
        <w:rPr>
          <w:rFonts w:ascii="General Sans" w:hAnsi="General Sans"/>
          <w:lang w:val="en-US"/>
        </w:rPr>
        <w:t xml:space="preserve">and </w:t>
      </w:r>
      <w:r w:rsidRPr="75AB9210" w:rsidR="00676475">
        <w:rPr>
          <w:rFonts w:ascii="General Sans" w:hAnsi="General Sans"/>
          <w:lang w:val="en-US"/>
        </w:rPr>
        <w:t xml:space="preserve">reach and </w:t>
      </w:r>
      <w:r w:rsidRPr="75AB9210" w:rsidR="00676475">
        <w:rPr>
          <w:rFonts w:ascii="General Sans" w:hAnsi="General Sans"/>
          <w:lang w:val="en-US"/>
        </w:rPr>
        <w:t>press the syringe plunger</w:t>
      </w:r>
      <w:r w:rsidRPr="75AB9210" w:rsidR="00AF7F98">
        <w:rPr>
          <w:rFonts w:ascii="General Sans" w:hAnsi="General Sans"/>
          <w:lang w:val="en-US"/>
        </w:rPr>
        <w:t xml:space="preserve"> </w:t>
      </w:r>
      <w:r w:rsidRPr="75AB9210" w:rsidR="00AF7F98">
        <w:rPr>
          <w:rFonts w:ascii="General Sans" w:hAnsi="General Sans"/>
          <w:lang w:val="en-US"/>
        </w:rPr>
        <w:t>at the same time</w:t>
      </w:r>
      <w:r w:rsidRPr="75AB9210" w:rsidR="00676475">
        <w:rPr>
          <w:rFonts w:ascii="General Sans" w:hAnsi="General Sans"/>
          <w:lang w:val="en-US"/>
        </w:rPr>
        <w:t>.</w:t>
      </w:r>
    </w:p>
    <w:p w:rsidRPr="00725BB6" w:rsidR="00676475" w:rsidP="00676475" w:rsidRDefault="00676475" w14:paraId="6B0FB8E0" w14:textId="26330B24">
      <w:pPr>
        <w:pStyle w:val="NormlWeb"/>
        <w:jc w:val="both"/>
        <w:rPr>
          <w:rFonts w:ascii="General Sans" w:hAnsi="General Sans"/>
          <w:lang w:val="en-US"/>
        </w:rPr>
      </w:pPr>
      <w:r w:rsidRPr="75AB9210" w:rsidR="00676475">
        <w:rPr>
          <w:rFonts w:ascii="General Sans" w:hAnsi="General Sans"/>
          <w:lang w:val="en-US"/>
        </w:rPr>
        <w:t xml:space="preserve">Use pillows or cushions behind your back if they help you </w:t>
      </w:r>
      <w:r w:rsidRPr="75AB9210" w:rsidR="00676475">
        <w:rPr>
          <w:rFonts w:ascii="General Sans" w:hAnsi="General Sans"/>
          <w:lang w:val="en-US"/>
        </w:rPr>
        <w:t>maintain</w:t>
      </w:r>
      <w:r w:rsidRPr="75AB9210" w:rsidR="00676475">
        <w:rPr>
          <w:rFonts w:ascii="General Sans" w:hAnsi="General Sans"/>
          <w:lang w:val="en-US"/>
        </w:rPr>
        <w:t xml:space="preserve"> a stable and relaxed position. Some users also find a small cushion under the pelvis helpful, while others prefer </w:t>
      </w:r>
      <w:r w:rsidRPr="75AB9210" w:rsidR="00676475">
        <w:rPr>
          <w:rFonts w:ascii="General Sans" w:hAnsi="General Sans"/>
          <w:lang w:val="en-US"/>
        </w:rPr>
        <w:t>keep</w:t>
      </w:r>
      <w:r w:rsidRPr="75AB9210" w:rsidR="00AF7F98">
        <w:rPr>
          <w:rFonts w:ascii="General Sans" w:hAnsi="General Sans"/>
          <w:lang w:val="en-US"/>
        </w:rPr>
        <w:t>ing</w:t>
      </w:r>
      <w:r w:rsidRPr="75AB9210" w:rsidR="00676475">
        <w:rPr>
          <w:rFonts w:ascii="General Sans" w:hAnsi="General Sans"/>
          <w:lang w:val="en-US"/>
        </w:rPr>
        <w:t xml:space="preserve"> the pelvis flat.</w:t>
      </w:r>
    </w:p>
    <w:p w:rsidRPr="00725BB6" w:rsidR="00676475" w:rsidP="00676475" w:rsidRDefault="00676475" w14:paraId="55346348" w14:textId="1BF2319F">
      <w:pPr>
        <w:pStyle w:val="NormlWeb"/>
        <w:jc w:val="both"/>
        <w:rPr>
          <w:rFonts w:ascii="General Sans" w:hAnsi="General Sans"/>
          <w:lang w:val="en-US"/>
        </w:rPr>
      </w:pPr>
      <w:r w:rsidRPr="75AB9210" w:rsidR="00676475">
        <w:rPr>
          <w:rFonts w:ascii="General Sans" w:hAnsi="General Sans"/>
          <w:lang w:val="en-US"/>
        </w:rPr>
        <w:t xml:space="preserve">You may need a few attempts to find the position that works best for you. </w:t>
      </w:r>
      <w:r w:rsidRPr="75AB9210" w:rsidR="00676475">
        <w:rPr>
          <w:rFonts w:ascii="General Sans" w:hAnsi="General Sans"/>
          <w:lang w:val="en-US"/>
        </w:rPr>
        <w:t>Small changes</w:t>
      </w:r>
      <w:r w:rsidRPr="75AB9210" w:rsidR="00676475">
        <w:rPr>
          <w:rFonts w:ascii="General Sans" w:hAnsi="General Sans"/>
          <w:lang w:val="en-US"/>
        </w:rPr>
        <w:t xml:space="preserve"> in how </w:t>
      </w:r>
      <w:r w:rsidRPr="75AB9210" w:rsidR="00AF7F98">
        <w:rPr>
          <w:rFonts w:ascii="General Sans" w:hAnsi="General Sans"/>
          <w:lang w:val="en-US"/>
        </w:rPr>
        <w:t xml:space="preserve">deep </w:t>
      </w:r>
      <w:r w:rsidRPr="75AB9210" w:rsidR="00676475">
        <w:rPr>
          <w:rFonts w:ascii="General Sans" w:hAnsi="General Sans"/>
          <w:lang w:val="en-US"/>
        </w:rPr>
        <w:t>you recline, how you support your back or pelvis, and how widely you position your legs can make a significant difference.</w:t>
      </w:r>
    </w:p>
    <w:p w:rsidRPr="00725BB6" w:rsidR="00676475" w:rsidP="00676475" w:rsidRDefault="00676475" w14:paraId="55D1AF60" w14:textId="7A2B131A">
      <w:pPr>
        <w:pStyle w:val="NormlWeb"/>
        <w:jc w:val="both"/>
        <w:rPr>
          <w:rFonts w:ascii="General Sans" w:hAnsi="General Sans"/>
          <w:lang w:val="en-US"/>
        </w:rPr>
      </w:pPr>
      <w:r w:rsidRPr="75AB9210" w:rsidR="00676475">
        <w:rPr>
          <w:rFonts w:ascii="General Sans" w:hAnsi="General Sans"/>
          <w:lang w:val="en-US"/>
        </w:rPr>
        <w:t xml:space="preserve">Before </w:t>
      </w:r>
      <w:r w:rsidRPr="75AB9210" w:rsidR="00AF7F98">
        <w:rPr>
          <w:rFonts w:ascii="General Sans" w:hAnsi="General Sans"/>
          <w:lang w:val="en-US"/>
        </w:rPr>
        <w:t>proceeding</w:t>
      </w:r>
      <w:r w:rsidRPr="75AB9210" w:rsidR="00676475">
        <w:rPr>
          <w:rFonts w:ascii="General Sans" w:hAnsi="General Sans"/>
          <w:lang w:val="en-US"/>
        </w:rPr>
        <w:t xml:space="preserve">, make sure that you can comfortably </w:t>
      </w:r>
      <w:r w:rsidRPr="75AB9210" w:rsidR="00676475">
        <w:rPr>
          <w:rFonts w:ascii="General Sans" w:hAnsi="General Sans"/>
          <w:lang w:val="en-US"/>
        </w:rPr>
        <w:t>maintain</w:t>
      </w:r>
      <w:r w:rsidRPr="75AB9210" w:rsidR="00676475">
        <w:rPr>
          <w:rFonts w:ascii="General Sans" w:hAnsi="General Sans"/>
          <w:lang w:val="en-US"/>
        </w:rPr>
        <w:t xml:space="preserve"> the position for </w:t>
      </w:r>
      <w:r w:rsidRPr="75AB9210" w:rsidR="00676475">
        <w:rPr>
          <w:rFonts w:ascii="General Sans" w:hAnsi="General Sans"/>
          <w:lang w:val="en-US"/>
        </w:rPr>
        <w:t>the full</w:t>
      </w:r>
      <w:r w:rsidRPr="75AB9210" w:rsidR="00676475">
        <w:rPr>
          <w:rFonts w:ascii="General Sans" w:hAnsi="General Sans"/>
          <w:lang w:val="en-US"/>
        </w:rPr>
        <w:t xml:space="preserve"> instillation.</w:t>
      </w:r>
    </w:p>
    <w:bookmarkEnd w:id="117"/>
    <w:p w:rsidRPr="00725BB6" w:rsidR="00676475" w:rsidP="00676475" w:rsidRDefault="00676475" w14:paraId="6841D721" w14:textId="77777777">
      <w:pPr>
        <w:pStyle w:val="NormlWeb"/>
        <w:rPr>
          <w:rFonts w:ascii="General Sans" w:hAnsi="General Sans"/>
          <w:lang w:val="en-US"/>
        </w:rPr>
      </w:pPr>
    </w:p>
    <w:p w:rsidRPr="00725BB6" w:rsidR="00676475" w:rsidP="00D36234" w:rsidRDefault="00676475" w14:paraId="40E70459" w14:textId="2EE293A4">
      <w:pPr>
        <w:pStyle w:val="Cmsor2"/>
        <w:numPr>
          <w:ilvl w:val="0"/>
          <w:numId w:val="16"/>
        </w:numPr>
        <w:rPr>
          <w:rFonts w:ascii="General Sans Semibold" w:hAnsi="General Sans Semibold" w:eastAsia="Times New Roman"/>
          <w:b/>
          <w:bCs/>
          <w:color w:val="156082" w:themeColor="accent1"/>
          <w:sz w:val="28"/>
          <w:szCs w:val="28"/>
          <w:lang w:val="en-US"/>
        </w:rPr>
      </w:pPr>
      <w:bookmarkStart w:name="_Clean_and_disinfect" w:id="136"/>
      <w:bookmarkEnd w:id="136"/>
      <w:r w:rsidRPr="00725BB6">
        <w:rPr>
          <w:rFonts w:ascii="General Sans Semibold" w:hAnsi="General Sans Semibold" w:eastAsia="Times New Roman"/>
          <w:b/>
          <w:bCs/>
          <w:color w:val="156082" w:themeColor="accent1"/>
          <w:sz w:val="28"/>
          <w:szCs w:val="28"/>
          <w:lang w:val="en-US"/>
        </w:rPr>
        <w:t>Clean and disinfect the area</w:t>
      </w:r>
    </w:p>
    <w:p w:rsidRPr="00725BB6" w:rsidR="00676475" w:rsidP="00676475" w:rsidRDefault="00676475" w14:paraId="5815463F" w14:textId="586C1F9D">
      <w:pPr>
        <w:pStyle w:val="NormlWeb"/>
        <w:jc w:val="both"/>
        <w:rPr>
          <w:rFonts w:ascii="General Sans" w:hAnsi="General Sans"/>
          <w:lang w:val="en-US"/>
        </w:rPr>
      </w:pPr>
      <w:r w:rsidRPr="75AB9210" w:rsidR="00676475">
        <w:rPr>
          <w:rFonts w:ascii="General Sans" w:hAnsi="General Sans"/>
          <w:lang w:val="en-US"/>
        </w:rPr>
        <w:t xml:space="preserve">Have the disinfectant swabs or other disinfectant material prepared and within </w:t>
      </w:r>
      <w:r w:rsidRPr="75AB9210" w:rsidR="00676475">
        <w:rPr>
          <w:rFonts w:ascii="General Sans" w:hAnsi="General Sans"/>
          <w:lang w:val="en-US"/>
        </w:rPr>
        <w:t xml:space="preserve">reach. We </w:t>
      </w:r>
      <w:r w:rsidRPr="75AB9210" w:rsidR="00676475">
        <w:rPr>
          <w:rFonts w:ascii="General Sans" w:hAnsi="General Sans"/>
          <w:lang w:val="en-US"/>
        </w:rPr>
        <w:t>generally recommend</w:t>
      </w:r>
      <w:r w:rsidRPr="75AB9210" w:rsidR="00676475">
        <w:rPr>
          <w:rFonts w:ascii="General Sans" w:hAnsi="General Sans"/>
          <w:lang w:val="en-US"/>
        </w:rPr>
        <w:t xml:space="preserve"> povidone-iodine (Betadine), although another suitable disinfectant may be used if recommended by your healthcare professional. Do not use povidone-iodine if you have a known allergy or sensitivity to iodine or povidone-iodine.</w:t>
      </w:r>
    </w:p>
    <w:p w:rsidRPr="00725BB6" w:rsidR="00676475" w:rsidP="00676475" w:rsidRDefault="00676475" w14:paraId="4334CDB5" w14:textId="77777777">
      <w:pPr>
        <w:pStyle w:val="NormlWeb"/>
        <w:jc w:val="both"/>
        <w:rPr>
          <w:rFonts w:ascii="General Sans" w:hAnsi="General Sans"/>
          <w:lang w:val="en-US"/>
        </w:rPr>
      </w:pPr>
      <w:r w:rsidRPr="00725BB6">
        <w:rPr>
          <w:rFonts w:ascii="General Sans" w:hAnsi="General Sans"/>
          <w:lang w:val="en-US"/>
        </w:rPr>
        <w:t>Using one hand, gently part the labia minora to expose the urethral area. Keep the labia apart while, with your other hand, you wipe the urethral opening and the surrounding area carefully with the disinfectant swab a few times.</w:t>
      </w:r>
    </w:p>
    <w:p w:rsidRPr="00725BB6" w:rsidR="00676475" w:rsidP="00676475" w:rsidRDefault="00676475" w14:paraId="5BC46508" w14:textId="011636E8">
      <w:pPr>
        <w:pStyle w:val="NormlWeb"/>
        <w:jc w:val="both"/>
        <w:rPr>
          <w:rFonts w:ascii="General Sans" w:hAnsi="General Sans"/>
          <w:lang w:val="en-US"/>
        </w:rPr>
      </w:pPr>
      <w:commentRangeStart w:id="138"/>
      <w:r w:rsidRPr="75AB9210" w:rsidR="00676475">
        <w:rPr>
          <w:rFonts w:ascii="General Sans" w:hAnsi="General Sans"/>
          <w:lang w:val="en-US"/>
        </w:rPr>
        <w:t xml:space="preserve">If the fingers of the hand holding the labia apart </w:t>
      </w:r>
      <w:r w:rsidRPr="75AB9210" w:rsidR="00676475">
        <w:rPr>
          <w:rFonts w:ascii="General Sans" w:hAnsi="General Sans"/>
          <w:lang w:val="en-US"/>
        </w:rPr>
        <w:t xml:space="preserve">remain close to the cleaned area during </w:t>
      </w:r>
      <w:r w:rsidRPr="75AB9210" w:rsidR="00AF7F98">
        <w:rPr>
          <w:rFonts w:ascii="General Sans" w:hAnsi="General Sans"/>
          <w:lang w:val="en-US"/>
        </w:rPr>
        <w:t>the process</w:t>
      </w:r>
      <w:r w:rsidRPr="75AB9210" w:rsidR="00676475">
        <w:rPr>
          <w:rFonts w:ascii="General Sans" w:hAnsi="General Sans"/>
          <w:lang w:val="en-US"/>
        </w:rPr>
        <w:t xml:space="preserve">, disinfect </w:t>
      </w:r>
      <w:r w:rsidRPr="75AB9210" w:rsidR="00AF7F98">
        <w:rPr>
          <w:rFonts w:ascii="General Sans" w:hAnsi="General Sans"/>
          <w:lang w:val="en-US"/>
        </w:rPr>
        <w:t xml:space="preserve">your </w:t>
      </w:r>
      <w:r w:rsidRPr="75AB9210" w:rsidR="00676475">
        <w:rPr>
          <w:rFonts w:ascii="General Sans" w:hAnsi="General Sans"/>
          <w:lang w:val="en-US"/>
        </w:rPr>
        <w:t>fingers</w:t>
      </w:r>
      <w:r w:rsidRPr="75AB9210" w:rsidR="00AF7F98">
        <w:rPr>
          <w:rFonts w:ascii="General Sans" w:hAnsi="General Sans"/>
          <w:lang w:val="en-US"/>
        </w:rPr>
        <w:t xml:space="preserve">, too, </w:t>
      </w:r>
      <w:r w:rsidRPr="75AB9210" w:rsidR="00676475">
        <w:rPr>
          <w:rFonts w:ascii="General Sans" w:hAnsi="General Sans"/>
          <w:lang w:val="en-US"/>
        </w:rPr>
        <w:t xml:space="preserve">before </w:t>
      </w:r>
      <w:r w:rsidRPr="75AB9210" w:rsidR="00676475">
        <w:rPr>
          <w:rFonts w:ascii="General Sans" w:hAnsi="General Sans"/>
          <w:lang w:val="en-US"/>
        </w:rPr>
        <w:t>proceeding</w:t>
      </w:r>
      <w:r w:rsidRPr="75AB9210" w:rsidR="00676475">
        <w:rPr>
          <w:rFonts w:ascii="General Sans" w:hAnsi="General Sans"/>
          <w:lang w:val="en-US"/>
        </w:rPr>
        <w:t>.</w:t>
      </w:r>
      <w:commentRangeEnd w:id="138"/>
      <w:r>
        <w:rPr>
          <w:rStyle w:val="CommentReference"/>
        </w:rPr>
        <w:commentReference w:id="138"/>
      </w:r>
    </w:p>
    <w:p w:rsidRPr="00725BB6" w:rsidR="00676475" w:rsidP="00676475" w:rsidRDefault="00676475" w14:paraId="1864BA4D" w14:textId="77777777">
      <w:pPr>
        <w:pStyle w:val="NormlWeb"/>
        <w:jc w:val="both"/>
        <w:rPr>
          <w:rFonts w:ascii="General Sans" w:hAnsi="General Sans"/>
          <w:lang w:val="en-US"/>
        </w:rPr>
      </w:pPr>
      <w:r w:rsidRPr="00725BB6">
        <w:rPr>
          <w:rFonts w:ascii="General Sans" w:hAnsi="General Sans"/>
          <w:lang w:val="en-US"/>
        </w:rPr>
        <w:t>After disinfection, keep the labia apart if possible and avoid touching the cleaned urethral area unnecessarily. Do not allow the UroDapter tip to touch any non-clean surface before placement.</w:t>
      </w:r>
    </w:p>
    <w:p w:rsidRPr="00725BB6" w:rsidR="00676475" w:rsidP="00676475" w:rsidRDefault="00676475" w14:paraId="6B4BE001" w14:textId="77777777">
      <w:pPr>
        <w:pStyle w:val="NormlWeb"/>
        <w:rPr>
          <w:rFonts w:ascii="General Sans" w:hAnsi="General Sans"/>
          <w:lang w:val="en-US"/>
        </w:rPr>
      </w:pPr>
    </w:p>
    <w:p w:rsidRPr="00725BB6" w:rsidR="00676475" w:rsidP="00D36234" w:rsidRDefault="00676475" w14:paraId="58DD83DE" w14:textId="77777777">
      <w:pPr>
        <w:pStyle w:val="Cmsor2"/>
        <w:numPr>
          <w:ilvl w:val="0"/>
          <w:numId w:val="16"/>
        </w:numPr>
        <w:rPr>
          <w:rFonts w:ascii="General Sans Semibold" w:hAnsi="General Sans Semibold" w:eastAsia="Times New Roman"/>
          <w:b/>
          <w:bCs/>
          <w:color w:val="156082" w:themeColor="accent1"/>
          <w:sz w:val="28"/>
          <w:szCs w:val="28"/>
          <w:lang w:val="en-US"/>
        </w:rPr>
      </w:pPr>
      <w:bookmarkStart w:name="_Locate_the_urethral" w:id="146"/>
      <w:bookmarkEnd w:id="146"/>
      <w:r w:rsidRPr="00725BB6">
        <w:rPr>
          <w:rFonts w:ascii="General Sans Semibold" w:hAnsi="General Sans Semibold" w:eastAsia="Times New Roman"/>
          <w:b/>
          <w:bCs/>
          <w:color w:val="156082" w:themeColor="accent1"/>
          <w:sz w:val="28"/>
          <w:szCs w:val="28"/>
          <w:lang w:val="en-US"/>
        </w:rPr>
        <w:t>Locate the urethral opening</w:t>
      </w:r>
    </w:p>
    <w:p w:rsidRPr="00725BB6" w:rsidR="00676475" w:rsidP="00676475" w:rsidRDefault="00676475" w14:paraId="61673D87" w14:textId="77777777">
      <w:pPr>
        <w:pStyle w:val="NormlWeb"/>
        <w:jc w:val="both"/>
        <w:rPr>
          <w:rFonts w:ascii="General Sans" w:hAnsi="General Sans"/>
          <w:lang w:val="en-US"/>
        </w:rPr>
      </w:pPr>
      <w:r w:rsidRPr="00725BB6">
        <w:rPr>
          <w:rFonts w:ascii="General Sans" w:hAnsi="General Sans"/>
          <w:lang w:val="en-US"/>
        </w:rPr>
        <w:t>The urethral opening can be difficult to find at first. Use the anatomical figure below to familiarize yourself with its location: it lies between the clitoris and the vaginal opening.</w:t>
      </w:r>
    </w:p>
    <w:p w:rsidRPr="004B6821" w:rsidR="00676475" w:rsidP="00676475" w:rsidRDefault="00676475" w14:paraId="50B04706" w14:textId="77777777">
      <w:pPr>
        <w:pStyle w:val="NormlWeb"/>
        <w:jc w:val="center"/>
        <w:rPr>
          <w:rFonts w:ascii="General Sans" w:hAnsi="General Sans"/>
          <w:lang w:val="en-US"/>
        </w:rPr>
      </w:pPr>
      <w:r w:rsidRPr="004B6821">
        <w:rPr>
          <w:rFonts w:ascii="General Sans" w:hAnsi="General Sans"/>
          <w:noProof/>
          <w:lang w:val="en-US"/>
        </w:rPr>
        <w:drawing>
          <wp:inline distT="0" distB="0" distL="0" distR="0" wp14:anchorId="649C24B4" wp14:editId="3BC452F2">
            <wp:extent cx="4533385" cy="3317417"/>
            <wp:effectExtent l="0" t="0" r="635" b="0"/>
            <wp:docPr id="1185300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00881" name="Picture 118530088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594771" cy="3362337"/>
                    </a:xfrm>
                    <a:prstGeom prst="rect">
                      <a:avLst/>
                    </a:prstGeom>
                  </pic:spPr>
                </pic:pic>
              </a:graphicData>
            </a:graphic>
          </wp:inline>
        </w:drawing>
      </w:r>
    </w:p>
    <w:p w:rsidRPr="004B6821" w:rsidR="00676475" w:rsidP="00676475" w:rsidRDefault="00676475" w14:paraId="15A18900" w14:textId="77777777">
      <w:pPr>
        <w:pStyle w:val="NormlWeb"/>
        <w:rPr>
          <w:rFonts w:ascii="General Sans" w:hAnsi="General Sans"/>
          <w:lang w:val="en-US"/>
        </w:rPr>
      </w:pPr>
    </w:p>
    <w:p w:rsidRPr="004B6821" w:rsidR="00676475" w:rsidP="00676475" w:rsidRDefault="00676475" w14:paraId="711173FA" w14:textId="77777777">
      <w:pPr>
        <w:pStyle w:val="NormlWeb"/>
        <w:jc w:val="both"/>
        <w:rPr>
          <w:rFonts w:ascii="General Sans" w:hAnsi="General Sans"/>
          <w:lang w:val="en-US"/>
        </w:rPr>
      </w:pPr>
      <w:r w:rsidRPr="004B6821">
        <w:rPr>
          <w:rFonts w:ascii="General Sans" w:hAnsi="General Sans"/>
          <w:lang w:val="en-US"/>
        </w:rPr>
        <w:t>There are two main ways to locate the urethral opening:</w:t>
      </w:r>
    </w:p>
    <w:p w:rsidRPr="004B6821" w:rsidR="00676475" w:rsidP="00676475" w:rsidRDefault="00676475" w14:paraId="459B39C0" w14:textId="77777777">
      <w:pPr>
        <w:pStyle w:val="NormlWeb"/>
        <w:ind w:firstLine="720"/>
        <w:jc w:val="both"/>
        <w:rPr>
          <w:rFonts w:ascii="General Sans" w:hAnsi="General Sans"/>
          <w:i/>
          <w:iCs/>
          <w:color w:val="156082" w:themeColor="accent1"/>
          <w:lang w:val="en-US"/>
        </w:rPr>
      </w:pPr>
      <w:r w:rsidRPr="004B6821">
        <w:rPr>
          <w:rStyle w:val="Kiemels2"/>
          <w:rFonts w:ascii="General Sans" w:hAnsi="General Sans"/>
          <w:i/>
          <w:iCs/>
          <w:color w:val="156082" w:themeColor="accent1"/>
          <w:lang w:val="en-US"/>
        </w:rPr>
        <w:t>A. Using a mirror</w:t>
      </w:r>
    </w:p>
    <w:p w:rsidRPr="004B6821" w:rsidR="00676475" w:rsidP="00676475" w:rsidRDefault="00676475" w14:paraId="6F036538" w14:textId="72E5971A">
      <w:pPr>
        <w:pStyle w:val="NormlWeb"/>
        <w:ind w:firstLine="720"/>
        <w:jc w:val="both"/>
        <w:rPr>
          <w:rFonts w:ascii="General Sans" w:hAnsi="General Sans"/>
          <w:lang w:val="en-US"/>
        </w:rPr>
      </w:pPr>
      <w:r w:rsidRPr="75AB9210" w:rsidR="00676475">
        <w:rPr>
          <w:rFonts w:ascii="General Sans" w:hAnsi="General Sans"/>
          <w:lang w:val="en-US"/>
        </w:rPr>
        <w:t xml:space="preserve">This is usually the easiest method </w:t>
      </w:r>
      <w:r w:rsidRPr="75AB9210" w:rsidR="004B6821">
        <w:rPr>
          <w:rFonts w:ascii="General Sans" w:hAnsi="General Sans"/>
          <w:lang w:val="en-US"/>
        </w:rPr>
        <w:t xml:space="preserve">while </w:t>
      </w:r>
      <w:r w:rsidRPr="75AB9210" w:rsidR="00676475">
        <w:rPr>
          <w:rFonts w:ascii="General Sans" w:hAnsi="General Sans"/>
          <w:lang w:val="en-US"/>
        </w:rPr>
        <w:t>you are learning.</w:t>
      </w:r>
    </w:p>
    <w:p w:rsidRPr="004B6821" w:rsidR="00676475" w:rsidP="00676475" w:rsidRDefault="00676475" w14:paraId="704F19D0" w14:textId="77777777">
      <w:pPr>
        <w:pStyle w:val="NormlWeb"/>
        <w:ind w:left="720"/>
        <w:jc w:val="both"/>
        <w:rPr>
          <w:rFonts w:ascii="General Sans" w:hAnsi="General Sans"/>
          <w:lang w:val="en-US"/>
        </w:rPr>
      </w:pPr>
      <w:r w:rsidRPr="004B6821">
        <w:rPr>
          <w:rFonts w:ascii="General Sans" w:hAnsi="General Sans"/>
          <w:lang w:val="en-US"/>
        </w:rPr>
        <w:t>Gently part the labia minora with one hand and keep them open. With good lighting, use a mirror to identify the urethral opening. A magnifying cosmetic mirror may be helpful, especially at the beginning.</w:t>
      </w:r>
    </w:p>
    <w:p w:rsidRPr="004B6821" w:rsidR="00676475" w:rsidP="00676475" w:rsidRDefault="00676475" w14:paraId="259E4629" w14:textId="47DF5A29">
      <w:pPr>
        <w:pStyle w:val="isselectedend"/>
        <w:ind w:left="720"/>
        <w:jc w:val="both"/>
        <w:rPr>
          <w:rFonts w:ascii="General Sans" w:hAnsi="General Sans"/>
          <w:lang w:val="en-US"/>
        </w:rPr>
      </w:pPr>
      <w:r w:rsidRPr="75AB9210" w:rsidR="00676475">
        <w:rPr>
          <w:rFonts w:ascii="General Sans" w:hAnsi="General Sans"/>
          <w:lang w:val="en-US"/>
        </w:rPr>
        <w:t xml:space="preserve">Dedicated self-catheterization mirrors are also available. These are designed to </w:t>
      </w:r>
      <w:r w:rsidRPr="75AB9210" w:rsidR="00676475">
        <w:rPr>
          <w:rFonts w:ascii="General Sans" w:hAnsi="General Sans"/>
          <w:lang w:val="en-US"/>
        </w:rPr>
        <w:t>provide</w:t>
      </w:r>
      <w:r w:rsidRPr="75AB9210" w:rsidR="00676475">
        <w:rPr>
          <w:rFonts w:ascii="General Sans" w:hAnsi="General Sans"/>
          <w:lang w:val="en-US"/>
        </w:rPr>
        <w:t xml:space="preserve"> a clear view of the urethral area while leaving both hands free, </w:t>
      </w:r>
      <w:r w:rsidRPr="75AB9210" w:rsidR="00676475">
        <w:rPr>
          <w:rFonts w:ascii="General Sans" w:hAnsi="General Sans"/>
          <w:lang w:val="en-US"/>
        </w:rPr>
        <w:t>some include built-in lighting or can be attached to the leg</w:t>
      </w:r>
      <w:r w:rsidRPr="75AB9210" w:rsidR="004B6821">
        <w:rPr>
          <w:rFonts w:ascii="General Sans" w:hAnsi="General Sans"/>
          <w:lang w:val="en-US"/>
        </w:rPr>
        <w:t>, too</w:t>
      </w:r>
      <w:r w:rsidRPr="75AB9210" w:rsidR="00676475">
        <w:rPr>
          <w:rFonts w:ascii="General Sans" w:hAnsi="General Sans"/>
          <w:lang w:val="en-US"/>
        </w:rPr>
        <w:t xml:space="preserve">. </w:t>
      </w:r>
      <w:r w:rsidRPr="75AB9210" w:rsidR="004B6821">
        <w:rPr>
          <w:rFonts w:ascii="General Sans" w:hAnsi="General Sans"/>
          <w:lang w:val="en-US"/>
        </w:rPr>
        <w:t xml:space="preserve">These mirrors </w:t>
      </w:r>
      <w:r w:rsidRPr="75AB9210" w:rsidR="00676475">
        <w:rPr>
          <w:rFonts w:ascii="General Sans" w:hAnsi="General Sans"/>
          <w:lang w:val="en-US"/>
        </w:rPr>
        <w:t xml:space="preserve">can be particularly useful if it is difficult to position a </w:t>
      </w:r>
      <w:r w:rsidRPr="75AB9210" w:rsidR="004B6821">
        <w:rPr>
          <w:rFonts w:ascii="General Sans" w:hAnsi="General Sans"/>
          <w:lang w:val="en-US"/>
        </w:rPr>
        <w:t xml:space="preserve">regular </w:t>
      </w:r>
      <w:r w:rsidRPr="75AB9210" w:rsidR="00676475">
        <w:rPr>
          <w:rFonts w:ascii="General Sans" w:hAnsi="General Sans"/>
          <w:lang w:val="en-US"/>
        </w:rPr>
        <w:t>mirror or obtain a clear view.</w:t>
      </w:r>
    </w:p>
    <w:p w:rsidRPr="004B6821" w:rsidR="00676475" w:rsidP="00676475" w:rsidRDefault="00676475" w14:paraId="5EF2C2C3" w14:textId="290CA8DC">
      <w:pPr>
        <w:pStyle w:val="NormlWeb"/>
        <w:ind w:left="720"/>
        <w:jc w:val="both"/>
        <w:rPr>
          <w:rFonts w:ascii="General Sans" w:hAnsi="General Sans"/>
          <w:lang w:val="en-US"/>
        </w:rPr>
      </w:pPr>
      <w:r w:rsidRPr="75AB9210" w:rsidR="00676475">
        <w:rPr>
          <w:rFonts w:ascii="General Sans" w:hAnsi="General Sans"/>
          <w:lang w:val="en-US"/>
        </w:rPr>
        <w:t xml:space="preserve">You may need to adjust the mirror, your leg position, or the way you hold the labia before you get a clear view. Take your time. </w:t>
      </w:r>
      <w:r w:rsidRPr="75AB9210" w:rsidR="004B6821">
        <w:rPr>
          <w:rFonts w:ascii="General Sans" w:hAnsi="General Sans"/>
          <w:lang w:val="en-US"/>
        </w:rPr>
        <w:t xml:space="preserve">When </w:t>
      </w:r>
      <w:r w:rsidRPr="75AB9210" w:rsidR="00676475">
        <w:rPr>
          <w:rFonts w:ascii="General Sans" w:hAnsi="General Sans"/>
          <w:lang w:val="en-US"/>
        </w:rPr>
        <w:t xml:space="preserve">you have </w:t>
      </w:r>
      <w:r w:rsidRPr="75AB9210" w:rsidR="004B6821">
        <w:rPr>
          <w:rFonts w:ascii="General Sans" w:hAnsi="General Sans"/>
          <w:lang w:val="en-US"/>
        </w:rPr>
        <w:t xml:space="preserve">been able to </w:t>
      </w:r>
      <w:r w:rsidRPr="75AB9210" w:rsidR="00676475">
        <w:rPr>
          <w:rFonts w:ascii="General Sans" w:hAnsi="General Sans"/>
          <w:lang w:val="en-US"/>
        </w:rPr>
        <w:t>identif</w:t>
      </w:r>
      <w:r w:rsidRPr="75AB9210" w:rsidR="004B6821">
        <w:rPr>
          <w:rFonts w:ascii="General Sans" w:hAnsi="General Sans"/>
          <w:lang w:val="en-US"/>
        </w:rPr>
        <w:t>y</w:t>
      </w:r>
      <w:r w:rsidRPr="75AB9210" w:rsidR="00676475">
        <w:rPr>
          <w:rFonts w:ascii="General Sans" w:hAnsi="General Sans"/>
          <w:lang w:val="en-US"/>
        </w:rPr>
        <w:t xml:space="preserve"> the opening </w:t>
      </w:r>
      <w:r w:rsidRPr="75AB9210" w:rsidR="004B6821">
        <w:rPr>
          <w:rFonts w:ascii="General Sans" w:hAnsi="General Sans"/>
          <w:lang w:val="en-US"/>
        </w:rPr>
        <w:t>consistently</w:t>
      </w:r>
      <w:r w:rsidRPr="75AB9210" w:rsidR="00676475">
        <w:rPr>
          <w:rFonts w:ascii="General Sans" w:hAnsi="General Sans"/>
          <w:lang w:val="en-US"/>
        </w:rPr>
        <w:t>, it usually becomes easier to recognize.</w:t>
      </w:r>
    </w:p>
    <w:p w:rsidRPr="004B6821" w:rsidR="00676475" w:rsidP="00676475" w:rsidRDefault="00676475" w14:paraId="222697EC" w14:textId="77777777">
      <w:pPr>
        <w:pStyle w:val="NormlWeb"/>
        <w:ind w:firstLine="720"/>
        <w:jc w:val="both"/>
        <w:rPr>
          <w:rFonts w:ascii="General Sans" w:hAnsi="General Sans"/>
          <w:i/>
          <w:iCs/>
          <w:color w:val="156082" w:themeColor="accent1"/>
          <w:lang w:val="en-US"/>
        </w:rPr>
      </w:pPr>
      <w:r w:rsidRPr="004B6821">
        <w:rPr>
          <w:rStyle w:val="Kiemels2"/>
          <w:rFonts w:ascii="General Sans" w:hAnsi="General Sans"/>
          <w:i/>
          <w:iCs/>
          <w:color w:val="156082" w:themeColor="accent1"/>
          <w:lang w:val="en-US"/>
        </w:rPr>
        <w:t>B. Finding it by touch</w:t>
      </w:r>
    </w:p>
    <w:p w:rsidRPr="004B6821" w:rsidR="00676475" w:rsidP="00676475" w:rsidRDefault="00676475" w14:paraId="158D686F" w14:textId="6E2C9335">
      <w:pPr>
        <w:pStyle w:val="NormlWeb"/>
        <w:ind w:left="720"/>
        <w:jc w:val="both"/>
        <w:rPr>
          <w:rFonts w:ascii="General Sans" w:hAnsi="General Sans"/>
          <w:lang w:val="en-US"/>
        </w:rPr>
      </w:pPr>
      <w:r w:rsidRPr="75AB9210" w:rsidR="00676475">
        <w:rPr>
          <w:rFonts w:ascii="General Sans" w:hAnsi="General Sans"/>
          <w:lang w:val="en-US"/>
        </w:rPr>
        <w:t xml:space="preserve">With practice, some women </w:t>
      </w:r>
      <w:r w:rsidRPr="75AB9210" w:rsidR="0080004D">
        <w:rPr>
          <w:rFonts w:ascii="General Sans" w:hAnsi="General Sans"/>
          <w:lang w:val="en-US"/>
        </w:rPr>
        <w:t xml:space="preserve">can </w:t>
      </w:r>
      <w:r w:rsidRPr="75AB9210" w:rsidR="00676475">
        <w:rPr>
          <w:rFonts w:ascii="General Sans" w:hAnsi="General Sans"/>
          <w:lang w:val="en-US"/>
        </w:rPr>
        <w:t xml:space="preserve">learn to </w:t>
      </w:r>
      <w:r w:rsidRPr="75AB9210" w:rsidR="00676475">
        <w:rPr>
          <w:rFonts w:ascii="General Sans" w:hAnsi="General Sans"/>
          <w:lang w:val="en-US"/>
        </w:rPr>
        <w:t>locate</w:t>
      </w:r>
      <w:r w:rsidRPr="75AB9210" w:rsidR="00676475">
        <w:rPr>
          <w:rFonts w:ascii="General Sans" w:hAnsi="General Sans"/>
          <w:lang w:val="en-US"/>
        </w:rPr>
        <w:t xml:space="preserve"> the urethral opening without mirror.</w:t>
      </w:r>
    </w:p>
    <w:p w:rsidRPr="004B6821" w:rsidR="00676475" w:rsidP="00676475" w:rsidRDefault="00676475" w14:paraId="15098318" w14:textId="0E984C53">
      <w:pPr>
        <w:pStyle w:val="NormlWeb"/>
        <w:ind w:left="720"/>
        <w:jc w:val="both"/>
        <w:rPr>
          <w:rFonts w:ascii="General Sans" w:hAnsi="General Sans"/>
          <w:lang w:val="en-US"/>
        </w:rPr>
      </w:pPr>
      <w:r w:rsidRPr="75AB9210" w:rsidR="00676475">
        <w:rPr>
          <w:rFonts w:ascii="General Sans" w:hAnsi="General Sans"/>
          <w:lang w:val="en-US"/>
        </w:rPr>
        <w:t xml:space="preserve">Keep the labia minora gently separated with one hand. With a clean finger, follow the midline of the vulva and use the surrounding structures </w:t>
      </w:r>
      <w:r w:rsidRPr="75AB9210" w:rsidR="0080004D">
        <w:rPr>
          <w:rFonts w:ascii="General Sans" w:hAnsi="General Sans"/>
          <w:lang w:val="en-US"/>
        </w:rPr>
        <w:t>for orientation</w:t>
      </w:r>
      <w:r w:rsidRPr="75AB9210" w:rsidR="00676475">
        <w:rPr>
          <w:rFonts w:ascii="General Sans" w:hAnsi="General Sans"/>
          <w:lang w:val="en-US"/>
        </w:rPr>
        <w:t>.</w:t>
      </w:r>
    </w:p>
    <w:p w:rsidRPr="004B6821" w:rsidR="00676475" w:rsidP="00676475" w:rsidRDefault="00676475" w14:paraId="28F6E96A" w14:textId="77777777">
      <w:pPr>
        <w:pStyle w:val="NormlWeb"/>
        <w:ind w:left="720"/>
        <w:jc w:val="both"/>
        <w:rPr>
          <w:rFonts w:ascii="General Sans" w:hAnsi="General Sans"/>
          <w:lang w:val="en-US"/>
        </w:rPr>
      </w:pPr>
      <w:r w:rsidRPr="004B6821">
        <w:rPr>
          <w:rFonts w:ascii="General Sans" w:hAnsi="General Sans"/>
          <w:lang w:val="en-US"/>
        </w:rPr>
        <w:t>One practical method is to start near the vaginal opening and move your finger gently upward in the midline toward the clitoris. Another is to start higher, near the clitoral area, and move downward. The urethral opening is located between these two landmarks.</w:t>
      </w:r>
    </w:p>
    <w:p w:rsidRPr="004B6821" w:rsidR="00676475" w:rsidP="00676475" w:rsidRDefault="00676475" w14:paraId="23655C1B" w14:textId="6E00A878">
      <w:pPr>
        <w:pStyle w:val="NormlWeb"/>
        <w:ind w:left="720"/>
        <w:jc w:val="both"/>
        <w:rPr>
          <w:rFonts w:ascii="General Sans" w:hAnsi="General Sans"/>
          <w:lang w:val="en-US"/>
        </w:rPr>
      </w:pPr>
      <w:r w:rsidRPr="75AB9210" w:rsidR="00676475">
        <w:rPr>
          <w:rFonts w:ascii="General Sans" w:hAnsi="General Sans"/>
          <w:lang w:val="en-US"/>
        </w:rPr>
        <w:t xml:space="preserve">Some women find that differences in the </w:t>
      </w:r>
      <w:r w:rsidRPr="75AB9210" w:rsidR="007235CE">
        <w:rPr>
          <w:rFonts w:ascii="General Sans" w:hAnsi="General Sans"/>
          <w:lang w:val="en-US"/>
        </w:rPr>
        <w:t xml:space="preserve">touch </w:t>
      </w:r>
      <w:r w:rsidRPr="75AB9210" w:rsidR="00676475">
        <w:rPr>
          <w:rFonts w:ascii="General Sans" w:hAnsi="General Sans"/>
          <w:lang w:val="en-US"/>
        </w:rPr>
        <w:t>of the tissues help them recognize the correct area. This becomes easier with familiarity.</w:t>
      </w:r>
    </w:p>
    <w:p w:rsidRPr="004B6821" w:rsidR="00676475" w:rsidP="00676475" w:rsidRDefault="00676475" w14:paraId="028B2E10" w14:textId="6F7DFE28">
      <w:pPr>
        <w:pStyle w:val="NormlWeb"/>
        <w:ind w:firstLine="720"/>
        <w:jc w:val="both"/>
        <w:rPr>
          <w:rFonts w:ascii="General Sans" w:hAnsi="General Sans"/>
          <w:i/>
          <w:iCs/>
          <w:color w:val="156082" w:themeColor="accent1"/>
          <w:lang w:val="en-US"/>
        </w:rPr>
      </w:pPr>
      <w:r w:rsidRPr="004B6821">
        <w:rPr>
          <w:rFonts w:ascii="General Sans" w:hAnsi="General Sans"/>
          <w:b/>
          <w:bCs/>
          <w:i/>
          <w:iCs/>
          <w:color w:val="156082" w:themeColor="accent1"/>
          <w:lang w:val="en-US"/>
        </w:rPr>
        <w:t>As you become more familiar</w:t>
      </w:r>
    </w:p>
    <w:p w:rsidRPr="004B6821" w:rsidR="00676475" w:rsidP="00676475" w:rsidRDefault="00676475" w14:paraId="3072BC68" w14:textId="77777777">
      <w:pPr>
        <w:pStyle w:val="NormlWeb"/>
        <w:ind w:left="720"/>
        <w:jc w:val="both"/>
        <w:rPr>
          <w:rFonts w:ascii="General Sans" w:hAnsi="General Sans"/>
          <w:lang w:val="en-US"/>
        </w:rPr>
      </w:pPr>
      <w:r w:rsidRPr="004B6821">
        <w:rPr>
          <w:rFonts w:ascii="General Sans" w:hAnsi="General Sans"/>
          <w:lang w:val="en-US"/>
        </w:rPr>
        <w:t>Many women begin with visual guidance and later become comfortable locating the urethral opening by touch alone. There is no need to stop using a mirror if it continues to make the procedure easier.</w:t>
      </w:r>
    </w:p>
    <w:p w:rsidRPr="004B6821" w:rsidR="00676475" w:rsidP="00676475" w:rsidRDefault="00676475" w14:paraId="3CB2BC26" w14:textId="77777777">
      <w:pPr>
        <w:pStyle w:val="NormlWeb"/>
        <w:ind w:left="720"/>
        <w:jc w:val="both"/>
        <w:rPr>
          <w:rFonts w:ascii="General Sans" w:hAnsi="General Sans"/>
          <w:lang w:val="en-US"/>
        </w:rPr>
      </w:pPr>
      <w:r w:rsidRPr="004B6821">
        <w:rPr>
          <w:rFonts w:ascii="General Sans" w:hAnsi="General Sans"/>
          <w:lang w:val="en-US"/>
        </w:rPr>
        <w:t>If you are uncertain about the location, return to the mirror rather than continuing without being sure.</w:t>
      </w:r>
    </w:p>
    <w:p w:rsidRPr="004B6821" w:rsidR="00676475" w:rsidP="00676475" w:rsidRDefault="00676475" w14:paraId="2FE8CA88" w14:textId="77777777">
      <w:pPr>
        <w:spacing w:line="240" w:lineRule="auto"/>
        <w:rPr>
          <w:rFonts w:ascii="General Sans" w:hAnsi="General Sans" w:cs="Times New Roman"/>
          <w:lang w:val="en-US"/>
        </w:rPr>
      </w:pPr>
    </w:p>
    <w:p w:rsidRPr="004B6821" w:rsidR="00676475" w:rsidP="00D36234" w:rsidRDefault="00676475" w14:paraId="10AE9D40" w14:textId="0E64991D">
      <w:pPr>
        <w:pStyle w:val="Cmsor2"/>
        <w:numPr>
          <w:ilvl w:val="0"/>
          <w:numId w:val="16"/>
        </w:numPr>
        <w:rPr>
          <w:rFonts w:ascii="General Sans Semibold" w:hAnsi="General Sans Semibold" w:eastAsia="Times New Roman"/>
          <w:b/>
          <w:bCs/>
          <w:color w:val="156082" w:themeColor="accent1"/>
          <w:sz w:val="28"/>
          <w:szCs w:val="28"/>
          <w:lang w:val="en-US"/>
        </w:rPr>
      </w:pPr>
      <w:bookmarkStart w:name="_Place_and_align" w:id="167"/>
      <w:bookmarkEnd w:id="167"/>
      <w:r w:rsidRPr="004B6821">
        <w:rPr>
          <w:rFonts w:ascii="General Sans Semibold" w:hAnsi="General Sans Semibold" w:eastAsia="Times New Roman"/>
          <w:b/>
          <w:bCs/>
          <w:color w:val="156082" w:themeColor="accent1"/>
          <w:sz w:val="28"/>
          <w:szCs w:val="28"/>
          <w:lang w:val="en-US"/>
        </w:rPr>
        <w:t>Place and align the UroDapter</w:t>
      </w:r>
    </w:p>
    <w:p w:rsidRPr="004B6821" w:rsidR="00676475" w:rsidP="00676475" w:rsidRDefault="00676475" w14:paraId="66068656" w14:textId="4D822C9F">
      <w:pPr>
        <w:pStyle w:val="NormlWeb"/>
        <w:jc w:val="both"/>
        <w:rPr>
          <w:rFonts w:ascii="General Sans" w:hAnsi="General Sans"/>
          <w:lang w:val="en-US"/>
        </w:rPr>
      </w:pPr>
      <w:r w:rsidRPr="75AB9210" w:rsidR="00676475">
        <w:rPr>
          <w:rFonts w:ascii="General Sans" w:hAnsi="General Sans"/>
          <w:lang w:val="en-US"/>
        </w:rPr>
        <w:t xml:space="preserve">Once you have </w:t>
      </w:r>
      <w:r w:rsidRPr="75AB9210" w:rsidR="00676475">
        <w:rPr>
          <w:rFonts w:ascii="General Sans" w:hAnsi="General Sans"/>
          <w:lang w:val="en-US"/>
        </w:rPr>
        <w:t>located</w:t>
      </w:r>
      <w:r w:rsidRPr="75AB9210" w:rsidR="00676475">
        <w:rPr>
          <w:rFonts w:ascii="General Sans" w:hAnsi="General Sans"/>
          <w:lang w:val="en-US"/>
        </w:rPr>
        <w:t xml:space="preserve"> the urethral opening, prepare the </w:t>
      </w:r>
      <w:r w:rsidRPr="75AB9210" w:rsidR="00676475">
        <w:rPr>
          <w:rFonts w:ascii="General Sans" w:hAnsi="General Sans"/>
          <w:lang w:val="en-US"/>
        </w:rPr>
        <w:t>UroDapter</w:t>
      </w:r>
      <w:r w:rsidRPr="75AB9210" w:rsidR="00676475">
        <w:rPr>
          <w:rFonts w:ascii="General Sans" w:hAnsi="General Sans"/>
          <w:lang w:val="en-US"/>
        </w:rPr>
        <w:t xml:space="preserve"> tip for </w:t>
      </w:r>
      <w:r w:rsidRPr="75AB9210" w:rsidR="00DC63D2">
        <w:rPr>
          <w:rFonts w:ascii="General Sans" w:hAnsi="General Sans"/>
          <w:lang w:val="en-US"/>
        </w:rPr>
        <w:t>application</w:t>
      </w:r>
      <w:r w:rsidRPr="75AB9210" w:rsidR="00676475">
        <w:rPr>
          <w:rFonts w:ascii="General Sans" w:hAnsi="General Sans"/>
          <w:lang w:val="en-US"/>
        </w:rPr>
        <w:t>.</w:t>
      </w:r>
    </w:p>
    <w:p w:rsidRPr="004B6821" w:rsidR="00676475" w:rsidP="00676475" w:rsidRDefault="00676475" w14:paraId="235C85D5" w14:textId="77777777">
      <w:pPr>
        <w:pStyle w:val="NormlWeb"/>
        <w:jc w:val="both"/>
        <w:rPr>
          <w:rFonts w:ascii="General Sans" w:hAnsi="General Sans"/>
          <w:lang w:val="en-US"/>
        </w:rPr>
      </w:pPr>
      <w:r w:rsidRPr="004B6821">
        <w:rPr>
          <w:rFonts w:ascii="General Sans" w:hAnsi="General Sans"/>
          <w:lang w:val="en-US"/>
        </w:rPr>
        <w:t>If the tip feels dry, lightly moisten it before placement. The aim is simply to make the surface slightly wet so that it can be positioned more comfortably. You can do this by:</w:t>
      </w:r>
    </w:p>
    <w:p w:rsidRPr="004B6821" w:rsidR="00676475" w:rsidP="75AB9210" w:rsidRDefault="00676475" w14:paraId="2F870822" w14:textId="65858B07">
      <w:pPr>
        <w:pStyle w:val="NormlWeb"/>
        <w:numPr>
          <w:ilvl w:val="0"/>
          <w:numId w:val="7"/>
        </w:numPr>
        <w:spacing w:after="80" w:afterAutospacing="off"/>
        <w:ind w:left="714" w:hanging="357"/>
        <w:jc w:val="both"/>
        <w:rPr>
          <w:rFonts w:ascii="General Sans" w:hAnsi="General Sans"/>
          <w:lang w:val="en-US"/>
        </w:rPr>
      </w:pPr>
      <w:r w:rsidRPr="75AB9210" w:rsidR="00676475">
        <w:rPr>
          <w:rFonts w:ascii="General Sans" w:hAnsi="General Sans"/>
          <w:lang w:val="en-US"/>
        </w:rPr>
        <w:t xml:space="preserve">gently pushing </w:t>
      </w:r>
      <w:r w:rsidRPr="75AB9210" w:rsidR="00DC63D2">
        <w:rPr>
          <w:rFonts w:ascii="General Sans" w:hAnsi="General Sans"/>
          <w:lang w:val="en-US"/>
        </w:rPr>
        <w:t xml:space="preserve">out </w:t>
      </w:r>
      <w:r w:rsidRPr="75AB9210" w:rsidR="00676475">
        <w:rPr>
          <w:rFonts w:ascii="General Sans" w:hAnsi="General Sans"/>
          <w:lang w:val="en-US"/>
        </w:rPr>
        <w:t xml:space="preserve">a single drop of the bladder instillation solution through the </w:t>
      </w:r>
      <w:r w:rsidRPr="75AB9210" w:rsidR="00676475">
        <w:rPr>
          <w:rFonts w:ascii="General Sans" w:hAnsi="General Sans"/>
          <w:lang w:val="en-US"/>
        </w:rPr>
        <w:t>UroDapter</w:t>
      </w:r>
      <w:r w:rsidRPr="75AB9210" w:rsidR="00676475">
        <w:rPr>
          <w:rFonts w:ascii="General Sans" w:hAnsi="General Sans"/>
          <w:lang w:val="en-US"/>
        </w:rPr>
        <w:t>, or</w:t>
      </w:r>
    </w:p>
    <w:p w:rsidRPr="004B6821" w:rsidR="00676475" w:rsidP="00676475" w:rsidRDefault="00676475" w14:paraId="6A4FCC54" w14:textId="44B76FE7">
      <w:pPr>
        <w:pStyle w:val="NormlWeb"/>
        <w:numPr>
          <w:ilvl w:val="0"/>
          <w:numId w:val="7"/>
        </w:numPr>
        <w:jc w:val="both"/>
        <w:rPr>
          <w:rFonts w:ascii="General Sans" w:hAnsi="General Sans"/>
          <w:lang w:val="en-US"/>
        </w:rPr>
      </w:pPr>
      <w:r w:rsidRPr="75AB9210" w:rsidR="00676475">
        <w:rPr>
          <w:rFonts w:ascii="General Sans" w:hAnsi="General Sans"/>
          <w:lang w:val="en-US"/>
        </w:rPr>
        <w:t>moistening the tip with a small amount of the povidone-iodine (Betadine)</w:t>
      </w:r>
      <w:r w:rsidRPr="75AB9210" w:rsidR="00DC63D2">
        <w:rPr>
          <w:rFonts w:ascii="General Sans" w:hAnsi="General Sans"/>
          <w:lang w:val="en-US"/>
        </w:rPr>
        <w:t xml:space="preserve">, having </w:t>
      </w:r>
      <w:r w:rsidRPr="75AB9210" w:rsidR="00676475">
        <w:rPr>
          <w:rFonts w:ascii="General Sans" w:hAnsi="General Sans"/>
          <w:lang w:val="en-US"/>
        </w:rPr>
        <w:t>used for disinfection.</w:t>
      </w:r>
    </w:p>
    <w:p w:rsidRPr="004B6821" w:rsidR="00676475" w:rsidP="00676475" w:rsidRDefault="00676475" w14:paraId="125E9367" w14:textId="77777777">
      <w:pPr>
        <w:pStyle w:val="NormlWeb"/>
        <w:jc w:val="both"/>
        <w:rPr>
          <w:rFonts w:ascii="General Sans" w:hAnsi="General Sans"/>
          <w:lang w:val="en-US"/>
        </w:rPr>
      </w:pPr>
      <w:r w:rsidRPr="004B6821">
        <w:rPr>
          <w:rFonts w:ascii="General Sans" w:hAnsi="General Sans"/>
          <w:lang w:val="en-US"/>
        </w:rPr>
        <w:t>Place the tip of the UroDapter over the urethral opening and keep the syringe aligned with the natural direction of the urethra. Avoid approaching the opening at a steep or sideways angle.</w:t>
      </w:r>
    </w:p>
    <w:p w:rsidRPr="004B6821" w:rsidR="00676475" w:rsidP="00676475" w:rsidRDefault="00676475" w14:paraId="51498493" w14:textId="77777777">
      <w:pPr>
        <w:pStyle w:val="NormlWeb"/>
        <w:jc w:val="both"/>
        <w:rPr>
          <w:rFonts w:ascii="General Sans" w:hAnsi="General Sans"/>
          <w:lang w:val="en-US"/>
        </w:rPr>
      </w:pPr>
      <w:r w:rsidRPr="004B6821">
        <w:rPr>
          <w:rFonts w:ascii="General Sans" w:hAnsi="General Sans"/>
          <w:lang w:val="en-US"/>
        </w:rPr>
        <w:t>Gently press the UroDapter into position while keeping the syringe aligned with the urethra. A small scooping or “spooning” movement can help the UroDapter settle into the correct position beneath the pubic bone.</w:t>
      </w:r>
    </w:p>
    <w:p w:rsidRPr="004B6821" w:rsidR="00676475" w:rsidP="00676475" w:rsidRDefault="00676475" w14:paraId="0C6FD10D" w14:textId="77777777">
      <w:pPr>
        <w:pStyle w:val="NormlWeb"/>
        <w:jc w:val="both"/>
        <w:rPr>
          <w:rFonts w:ascii="General Sans" w:hAnsi="General Sans"/>
          <w:lang w:val="en-US"/>
        </w:rPr>
      </w:pPr>
      <w:r w:rsidRPr="004B6821">
        <w:rPr>
          <w:rFonts w:ascii="General Sans" w:hAnsi="General Sans"/>
          <w:lang w:val="en-US"/>
        </w:rPr>
        <w:t>The movement should be controlled and gentle. Do not force the UroDapter against resistance. If the position does not feel right, reduce the pressure, adjust the angle slightly, and try again.</w:t>
      </w:r>
    </w:p>
    <w:p w:rsidRPr="004B6821" w:rsidR="00676475" w:rsidP="00676475" w:rsidRDefault="00676475" w14:paraId="38B38470" w14:textId="67726D7E">
      <w:pPr>
        <w:pStyle w:val="NormlWeb"/>
        <w:jc w:val="both"/>
        <w:rPr>
          <w:rFonts w:ascii="General Sans" w:hAnsi="General Sans"/>
          <w:lang w:val="en-US"/>
        </w:rPr>
      </w:pPr>
      <w:commentRangeStart w:id="173"/>
      <w:r w:rsidRPr="75AB9210" w:rsidR="00676475">
        <w:rPr>
          <w:rFonts w:ascii="General Sans" w:hAnsi="General Sans"/>
          <w:lang w:val="en-US"/>
        </w:rPr>
        <w:t xml:space="preserve">Once the </w:t>
      </w:r>
      <w:r w:rsidRPr="75AB9210" w:rsidR="00676475">
        <w:rPr>
          <w:rFonts w:ascii="General Sans" w:hAnsi="General Sans"/>
          <w:lang w:val="en-US"/>
        </w:rPr>
        <w:t>UroDapter</w:t>
      </w:r>
      <w:r w:rsidRPr="75AB9210" w:rsidR="00676475">
        <w:rPr>
          <w:rFonts w:ascii="General Sans" w:hAnsi="General Sans"/>
          <w:lang w:val="en-US"/>
        </w:rPr>
        <w:t xml:space="preserve"> is correctly aligned, keep it </w:t>
      </w:r>
      <w:r w:rsidRPr="75AB9210" w:rsidR="00DC63D2">
        <w:rPr>
          <w:rFonts w:ascii="General Sans" w:hAnsi="General Sans"/>
          <w:lang w:val="en-US"/>
        </w:rPr>
        <w:t xml:space="preserve">firm </w:t>
      </w:r>
      <w:r w:rsidRPr="75AB9210" w:rsidR="00DC63D2">
        <w:rPr>
          <w:rFonts w:ascii="General Sans" w:hAnsi="General Sans"/>
          <w:lang w:val="en-US"/>
        </w:rPr>
        <w:t>for ensuring</w:t>
      </w:r>
      <w:r w:rsidRPr="75AB9210" w:rsidR="00DC63D2">
        <w:rPr>
          <w:rFonts w:ascii="General Sans" w:hAnsi="General Sans"/>
          <w:lang w:val="en-US"/>
        </w:rPr>
        <w:t xml:space="preserve"> the sealing, </w:t>
      </w:r>
      <w:r w:rsidRPr="75AB9210" w:rsidR="00676475">
        <w:rPr>
          <w:rFonts w:ascii="General Sans" w:hAnsi="General Sans"/>
          <w:lang w:val="en-US"/>
        </w:rPr>
        <w:t xml:space="preserve">and </w:t>
      </w:r>
      <w:r w:rsidRPr="75AB9210" w:rsidR="00676475">
        <w:rPr>
          <w:rFonts w:ascii="General Sans" w:hAnsi="General Sans"/>
          <w:lang w:val="en-US"/>
        </w:rPr>
        <w:t>starting</w:t>
      </w:r>
      <w:r w:rsidRPr="75AB9210" w:rsidR="00676475">
        <w:rPr>
          <w:rFonts w:ascii="General Sans" w:hAnsi="General Sans"/>
          <w:lang w:val="en-US"/>
        </w:rPr>
        <w:t xml:space="preserve"> the instillation.</w:t>
      </w:r>
      <w:commentRangeEnd w:id="173"/>
      <w:r>
        <w:rPr>
          <w:rStyle w:val="CommentReference"/>
        </w:rPr>
        <w:commentReference w:id="173"/>
      </w:r>
    </w:p>
    <w:p w:rsidRPr="004B6821" w:rsidR="00676475" w:rsidP="00676475" w:rsidRDefault="00676475" w14:paraId="59EC96AD" w14:textId="77777777">
      <w:pPr>
        <w:spacing w:line="240" w:lineRule="auto"/>
        <w:jc w:val="both"/>
        <w:rPr>
          <w:rFonts w:ascii="General Sans" w:hAnsi="General Sans" w:cs="Times New Roman"/>
          <w:lang w:val="en-US"/>
        </w:rPr>
      </w:pPr>
    </w:p>
    <w:p w:rsidRPr="004B6821" w:rsidR="00676475" w:rsidP="00D36234" w:rsidRDefault="00676475" w14:paraId="645D4A74" w14:textId="486A4160">
      <w:pPr>
        <w:pStyle w:val="Cmsor2"/>
        <w:numPr>
          <w:ilvl w:val="0"/>
          <w:numId w:val="16"/>
        </w:numPr>
        <w:rPr>
          <w:rFonts w:ascii="General Sans Semibold" w:hAnsi="General Sans Semibold" w:eastAsia="Times New Roman"/>
          <w:b w:val="1"/>
          <w:bCs w:val="1"/>
          <w:color w:val="156082" w:themeColor="accent1"/>
          <w:sz w:val="28"/>
          <w:szCs w:val="28"/>
          <w:lang w:val="en-US"/>
        </w:rPr>
      </w:pPr>
      <w:bookmarkStart w:name="_Create_and_maintain" w:id="176"/>
      <w:bookmarkEnd w:id="176"/>
      <w:r w:rsidRPr="75AB9210" w:rsidR="00676475">
        <w:rPr>
          <w:rFonts w:ascii="General Sans Semibold" w:hAnsi="General Sans Semibold" w:eastAsia="Times New Roman"/>
          <w:b w:val="1"/>
          <w:bCs w:val="1"/>
          <w:color w:val="156082" w:themeColor="accent1" w:themeTint="FF" w:themeShade="FF"/>
          <w:sz w:val="28"/>
          <w:szCs w:val="28"/>
          <w:lang w:val="en-US"/>
        </w:rPr>
        <w:t xml:space="preserve">Create and </w:t>
      </w:r>
      <w:r w:rsidRPr="75AB9210" w:rsidR="00676475">
        <w:rPr>
          <w:rFonts w:ascii="General Sans Semibold" w:hAnsi="General Sans Semibold" w:eastAsia="Times New Roman"/>
          <w:b w:val="1"/>
          <w:bCs w:val="1"/>
          <w:color w:val="156082" w:themeColor="accent1" w:themeTint="FF" w:themeShade="FF"/>
          <w:sz w:val="28"/>
          <w:szCs w:val="28"/>
          <w:lang w:val="en-US"/>
        </w:rPr>
        <w:t>maintain</w:t>
      </w:r>
      <w:r w:rsidRPr="75AB9210" w:rsidR="00676475">
        <w:rPr>
          <w:rFonts w:ascii="General Sans Semibold" w:hAnsi="General Sans Semibold" w:eastAsia="Times New Roman"/>
          <w:b w:val="1"/>
          <w:bCs w:val="1"/>
          <w:color w:val="156082" w:themeColor="accent1" w:themeTint="FF" w:themeShade="FF"/>
          <w:sz w:val="28"/>
          <w:szCs w:val="28"/>
          <w:lang w:val="en-US"/>
        </w:rPr>
        <w:t xml:space="preserve"> the seal</w:t>
      </w:r>
      <w:r w:rsidRPr="75AB9210" w:rsidR="00DC63D2">
        <w:rPr>
          <w:rFonts w:ascii="General Sans Semibold" w:hAnsi="General Sans Semibold" w:eastAsia="Times New Roman"/>
          <w:b w:val="1"/>
          <w:bCs w:val="1"/>
          <w:color w:val="156082" w:themeColor="accent1" w:themeTint="FF" w:themeShade="FF"/>
          <w:sz w:val="28"/>
          <w:szCs w:val="28"/>
          <w:lang w:val="en-US"/>
        </w:rPr>
        <w:t>i</w:t>
      </w:r>
      <w:r w:rsidRPr="75AB9210" w:rsidR="00DC63D2">
        <w:rPr>
          <w:rFonts w:ascii="General Sans Semibold" w:hAnsi="General Sans Semibold" w:eastAsia="Times New Roman"/>
          <w:b w:val="1"/>
          <w:bCs w:val="1"/>
          <w:color w:val="156082" w:themeColor="accent1" w:themeTint="FF" w:themeShade="FF"/>
          <w:sz w:val="28"/>
          <w:szCs w:val="28"/>
          <w:lang w:val="en-US"/>
        </w:rPr>
        <w:t>ng</w:t>
      </w:r>
    </w:p>
    <w:p w:rsidRPr="004B6821" w:rsidR="00676475" w:rsidP="00676475" w:rsidRDefault="00676475" w14:paraId="594344A4" w14:textId="2EE3449D">
      <w:pPr>
        <w:pStyle w:val="NormlWeb"/>
        <w:jc w:val="both"/>
        <w:rPr>
          <w:rFonts w:ascii="General Sans" w:hAnsi="General Sans"/>
          <w:lang w:val="en-US"/>
        </w:rPr>
      </w:pPr>
      <w:r w:rsidRPr="75AB9210" w:rsidR="00676475">
        <w:rPr>
          <w:rFonts w:ascii="General Sans" w:hAnsi="General Sans"/>
          <w:lang w:val="en-US"/>
        </w:rPr>
        <w:t xml:space="preserve">Before starting the instillation, take a slow, deep breath and consciously relax your pelvic area and </w:t>
      </w:r>
      <w:r w:rsidRPr="75AB9210" w:rsidR="00DC63D2">
        <w:rPr>
          <w:rFonts w:ascii="General Sans" w:hAnsi="General Sans"/>
          <w:lang w:val="en-US"/>
        </w:rPr>
        <w:t xml:space="preserve">your </w:t>
      </w:r>
      <w:r w:rsidRPr="75AB9210" w:rsidR="00676475">
        <w:rPr>
          <w:rFonts w:ascii="General Sans" w:hAnsi="General Sans"/>
          <w:lang w:val="en-US"/>
        </w:rPr>
        <w:t>urinary sphincter. Try not to tighten the muscles around the urethra, as this can make positioning and instillation more difficult.</w:t>
      </w:r>
    </w:p>
    <w:p w:rsidRPr="004B6821" w:rsidR="00D36234" w:rsidP="00676475" w:rsidRDefault="00676475" w14:paraId="5D44F6DC" w14:textId="6CFA4F9A">
      <w:pPr>
        <w:pStyle w:val="NormlWeb"/>
        <w:jc w:val="both"/>
        <w:rPr>
          <w:rFonts w:ascii="General Sans" w:hAnsi="General Sans"/>
          <w:lang w:val="en-US"/>
        </w:rPr>
      </w:pPr>
      <w:r w:rsidRPr="75AB9210" w:rsidR="00676475">
        <w:rPr>
          <w:rFonts w:ascii="General Sans" w:hAnsi="General Sans"/>
          <w:lang w:val="en-US"/>
        </w:rPr>
        <w:t xml:space="preserve">Once relaxed, gently but steadily </w:t>
      </w:r>
      <w:r w:rsidRPr="75AB9210" w:rsidR="00DC63D2">
        <w:rPr>
          <w:rFonts w:ascii="General Sans" w:hAnsi="General Sans"/>
          <w:lang w:val="en-US"/>
        </w:rPr>
        <w:t xml:space="preserve">introduce </w:t>
      </w:r>
      <w:r w:rsidRPr="75AB9210" w:rsidR="00676475">
        <w:rPr>
          <w:rFonts w:ascii="General Sans" w:hAnsi="General Sans"/>
          <w:lang w:val="en-US"/>
        </w:rPr>
        <w:t xml:space="preserve">the </w:t>
      </w:r>
      <w:r w:rsidRPr="75AB9210" w:rsidR="00676475">
        <w:rPr>
          <w:rFonts w:ascii="General Sans" w:hAnsi="General Sans"/>
          <w:lang w:val="en-US"/>
        </w:rPr>
        <w:t>UroDapter</w:t>
      </w:r>
      <w:r w:rsidRPr="75AB9210" w:rsidR="00676475">
        <w:rPr>
          <w:rFonts w:ascii="General Sans" w:hAnsi="General Sans"/>
          <w:lang w:val="en-US"/>
        </w:rPr>
        <w:t xml:space="preserve"> into the urethral opening until the sealing collar sits fully against the opening and makes even contact all the way around. This requires only a short advancement - typically about 6–</w:t>
      </w:r>
      <w:r w:rsidRPr="75AB9210" w:rsidR="00676475">
        <w:rPr>
          <w:rFonts w:ascii="General Sans" w:hAnsi="General Sans"/>
          <w:lang w:val="en-US"/>
        </w:rPr>
        <w:t>8 mm</w:t>
      </w:r>
      <w:r w:rsidRPr="75AB9210" w:rsidR="00676475">
        <w:rPr>
          <w:rFonts w:ascii="General Sans" w:hAnsi="General Sans"/>
          <w:lang w:val="en-US"/>
        </w:rPr>
        <w:t xml:space="preserve"> - until the sealing collar makes full contact.</w:t>
      </w:r>
    </w:p>
    <w:p w:rsidRPr="00DC63D2" w:rsidR="00D36234" w:rsidP="00D36234" w:rsidRDefault="00D36234" w14:paraId="7B102A09" w14:textId="6923E528">
      <w:pPr>
        <w:pStyle w:val="NormlWeb"/>
        <w:jc w:val="center"/>
        <w:rPr>
          <w:rFonts w:ascii="General Sans" w:hAnsi="General Sans"/>
          <w:lang w:val="en-US"/>
        </w:rPr>
      </w:pPr>
      <w:r w:rsidRPr="00DC63D2">
        <w:rPr>
          <w:rFonts w:ascii="General Sans" w:hAnsi="General Sans"/>
          <w:noProof/>
          <w:lang w:val="en-US"/>
          <w14:ligatures w14:val="standardContextual"/>
        </w:rPr>
        <w:drawing>
          <wp:inline distT="0" distB="0" distL="0" distR="0" wp14:anchorId="211B1BF4" wp14:editId="1FB69D7C">
            <wp:extent cx="3016596" cy="2008613"/>
            <wp:effectExtent l="38100" t="38100" r="95250" b="86995"/>
            <wp:docPr id="327816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16012" name="Picture 32781601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075138" cy="2047593"/>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rsidRPr="00DC63D2" w:rsidR="00676475" w:rsidP="00676475" w:rsidRDefault="00676475" w14:paraId="037CF9CD" w14:textId="77777777">
      <w:pPr>
        <w:pStyle w:val="NormlWeb"/>
        <w:jc w:val="both"/>
        <w:rPr>
          <w:rFonts w:ascii="General Sans" w:hAnsi="General Sans"/>
          <w:lang w:val="en-US"/>
        </w:rPr>
      </w:pPr>
      <w:r w:rsidRPr="00DC63D2">
        <w:rPr>
          <w:rFonts w:ascii="General Sans" w:hAnsi="General Sans"/>
          <w:lang w:val="en-US"/>
        </w:rPr>
        <w:t>Maintain steady, controlled pressure so the collar stays in full contact with the urethral opening and forms a watertight seal. The pressure should be firm enough to keep the UroDapter securely in position and prevent leakage, but it should not require excessive force or cause significant discomfort. Keep the syringe and UroDapter aligned with the natural direction of the urethra while maintaining this pressure.</w:t>
      </w:r>
    </w:p>
    <w:p w:rsidRPr="00DC63D2" w:rsidR="00676475" w:rsidP="00244A93" w:rsidRDefault="00676475" w14:paraId="43C8958B" w14:textId="367B1287">
      <w:pPr>
        <w:pStyle w:val="NormlWeb"/>
        <w:jc w:val="both"/>
        <w:rPr>
          <w:rFonts w:ascii="General Sans" w:hAnsi="General Sans"/>
          <w:lang w:val="en-US"/>
        </w:rPr>
      </w:pPr>
      <w:r w:rsidRPr="00DC63D2">
        <w:rPr>
          <w:rFonts w:ascii="General Sans" w:hAnsi="General Sans"/>
          <w:lang w:val="en-US"/>
        </w:rPr>
        <w:t>Once the seal feels stable, maintain the same pressure and alignment while beginning the instillation.</w:t>
      </w:r>
    </w:p>
    <w:p w:rsidRPr="00DC63D2" w:rsidR="00676475" w:rsidP="00676475" w:rsidRDefault="00676475" w14:paraId="011DDF39" w14:textId="77777777">
      <w:pPr>
        <w:spacing w:line="240" w:lineRule="auto"/>
        <w:rPr>
          <w:rFonts w:ascii="General Sans" w:hAnsi="General Sans" w:cs="Times New Roman"/>
          <w:lang w:val="en-US"/>
        </w:rPr>
      </w:pPr>
    </w:p>
    <w:p w:rsidRPr="00DC63D2" w:rsidR="00676475" w:rsidP="00D36234" w:rsidRDefault="00676475" w14:paraId="72094C7F" w14:textId="2A829AC3">
      <w:pPr>
        <w:pStyle w:val="Cmsor2"/>
        <w:numPr>
          <w:ilvl w:val="0"/>
          <w:numId w:val="16"/>
        </w:numPr>
        <w:rPr>
          <w:rFonts w:ascii="General Sans" w:hAnsi="General Sans" w:cs="Times New Roman"/>
          <w:color w:val="156082" w:themeColor="accent1"/>
          <w:lang w:val="en-US"/>
        </w:rPr>
      </w:pPr>
      <w:bookmarkStart w:name="_Instill_the_solution" w:id="182"/>
      <w:bookmarkEnd w:id="182"/>
      <w:r w:rsidRPr="00DC63D2">
        <w:rPr>
          <w:rFonts w:ascii="General Sans Semibold" w:hAnsi="General Sans Semibold" w:eastAsia="Times New Roman"/>
          <w:b/>
          <w:bCs/>
          <w:color w:val="156082" w:themeColor="accent1"/>
          <w:sz w:val="28"/>
          <w:szCs w:val="28"/>
          <w:lang w:val="en-US"/>
        </w:rPr>
        <w:t>Instill the solution</w:t>
      </w:r>
      <w:bookmarkStart w:name="OLE_LINK15" w:id="183"/>
    </w:p>
    <w:p w:rsidRPr="00DC63D2" w:rsidR="00676475" w:rsidP="00676475" w:rsidRDefault="00676475" w14:paraId="4CD1EEBB" w14:textId="77777777">
      <w:pPr>
        <w:pStyle w:val="NormlWeb"/>
        <w:jc w:val="both"/>
        <w:rPr>
          <w:rFonts w:ascii="General Sans" w:hAnsi="General Sans"/>
          <w:lang w:val="en-US"/>
        </w:rPr>
      </w:pPr>
      <w:r w:rsidRPr="00DC63D2">
        <w:rPr>
          <w:rFonts w:ascii="General Sans" w:hAnsi="General Sans"/>
          <w:lang w:val="en-US"/>
        </w:rPr>
        <w:t>Once the UroDapter is correctly positioned and the seal is stable, keep your pelvic area relaxed and maintain the same alignment and steady inward pressure on the adapter.</w:t>
      </w:r>
    </w:p>
    <w:p w:rsidRPr="00DC63D2" w:rsidR="00676475" w:rsidP="00676475" w:rsidRDefault="00676475" w14:paraId="2CC0545A" w14:textId="1C4F518B">
      <w:pPr>
        <w:pStyle w:val="NormlWeb"/>
        <w:jc w:val="both"/>
        <w:rPr>
          <w:rFonts w:ascii="General Sans" w:hAnsi="General Sans"/>
          <w:lang w:val="en-US"/>
        </w:rPr>
      </w:pPr>
      <w:r w:rsidRPr="75AB9210" w:rsidR="00676475">
        <w:rPr>
          <w:rFonts w:ascii="General Sans" w:hAnsi="General Sans"/>
          <w:lang w:val="en-US"/>
        </w:rPr>
        <w:t xml:space="preserve">Slowly </w:t>
      </w:r>
      <w:r w:rsidRPr="75AB9210" w:rsidR="00676475">
        <w:rPr>
          <w:rFonts w:ascii="General Sans" w:hAnsi="General Sans"/>
          <w:lang w:val="en-US"/>
        </w:rPr>
        <w:t>press the syringe plunger and instill the solution at a slow-to-moderate, controlled pace</w:t>
      </w:r>
      <w:r w:rsidRPr="75AB9210" w:rsidR="00676475">
        <w:rPr>
          <w:rFonts w:ascii="General Sans" w:hAnsi="General Sans"/>
          <w:lang w:val="en-US"/>
        </w:rPr>
        <w:t xml:space="preserve">.  </w:t>
      </w:r>
    </w:p>
    <w:p w:rsidRPr="00DC63D2" w:rsidR="00676475" w:rsidP="00676475" w:rsidRDefault="00676475" w14:paraId="6970C10E" w14:textId="73D0215B">
      <w:pPr>
        <w:pStyle w:val="NormlWeb"/>
        <w:jc w:val="both"/>
        <w:rPr>
          <w:rFonts w:ascii="General Sans" w:hAnsi="General Sans"/>
          <w:lang w:val="en-US"/>
        </w:rPr>
      </w:pPr>
      <w:r w:rsidRPr="75AB9210" w:rsidR="00676475">
        <w:rPr>
          <w:rFonts w:ascii="General Sans" w:hAnsi="General Sans"/>
          <w:lang w:val="en-US"/>
        </w:rPr>
        <w:t xml:space="preserve">The fluid should flow smoothly </w:t>
      </w:r>
      <w:r w:rsidRPr="75AB9210" w:rsidR="00E50639">
        <w:rPr>
          <w:rFonts w:ascii="General Sans" w:hAnsi="General Sans"/>
          <w:lang w:val="en-US"/>
        </w:rPr>
        <w:t xml:space="preserve">as you are pressing </w:t>
      </w:r>
      <w:r w:rsidRPr="75AB9210" w:rsidR="00676475">
        <w:rPr>
          <w:rFonts w:ascii="General Sans" w:hAnsi="General Sans"/>
          <w:lang w:val="en-US"/>
        </w:rPr>
        <w:t xml:space="preserve">the plunger. </w:t>
      </w:r>
      <w:r w:rsidRPr="75AB9210" w:rsidR="00676475">
        <w:rPr>
          <w:rFonts w:ascii="General Sans" w:hAnsi="General Sans"/>
          <w:lang w:val="en-US"/>
        </w:rPr>
        <w:t>Some pressure is normally needed, but it should not require forceful pushing.</w:t>
      </w:r>
      <w:r w:rsidRPr="75AB9210" w:rsidR="00676475">
        <w:rPr>
          <w:rFonts w:ascii="General Sans" w:hAnsi="General Sans"/>
          <w:lang w:val="en-US"/>
        </w:rPr>
        <w:t xml:space="preserve"> With practice, you will become familiar with the </w:t>
      </w:r>
      <w:r w:rsidRPr="75AB9210" w:rsidR="00676475">
        <w:rPr>
          <w:rFonts w:ascii="General Sans" w:hAnsi="General Sans"/>
          <w:lang w:val="en-US"/>
        </w:rPr>
        <w:t>amount of pressure needed</w:t>
      </w:r>
      <w:r w:rsidRPr="75AB9210" w:rsidR="00E50639">
        <w:rPr>
          <w:rFonts w:ascii="General Sans" w:hAnsi="General Sans"/>
          <w:lang w:val="en-US"/>
        </w:rPr>
        <w:t>,</w:t>
      </w:r>
      <w:r w:rsidRPr="75AB9210" w:rsidR="00676475">
        <w:rPr>
          <w:rFonts w:ascii="General Sans" w:hAnsi="General Sans"/>
          <w:lang w:val="en-US"/>
        </w:rPr>
        <w:t xml:space="preserve"> and </w:t>
      </w:r>
      <w:r w:rsidRPr="75AB9210" w:rsidR="00E50639">
        <w:rPr>
          <w:rFonts w:ascii="General Sans" w:hAnsi="General Sans"/>
          <w:lang w:val="en-US"/>
        </w:rPr>
        <w:t xml:space="preserve">you </w:t>
      </w:r>
      <w:r w:rsidRPr="75AB9210" w:rsidR="00676475">
        <w:rPr>
          <w:rFonts w:ascii="General Sans" w:hAnsi="General Sans"/>
          <w:lang w:val="en-US"/>
        </w:rPr>
        <w:t xml:space="preserve">will be </w:t>
      </w:r>
      <w:r w:rsidRPr="75AB9210" w:rsidR="00676475">
        <w:rPr>
          <w:rFonts w:ascii="General Sans" w:hAnsi="General Sans"/>
          <w:lang w:val="en-US"/>
        </w:rPr>
        <w:t xml:space="preserve">able to recognize </w:t>
      </w:r>
      <w:r w:rsidRPr="75AB9210" w:rsidR="00E50639">
        <w:rPr>
          <w:rFonts w:ascii="General Sans" w:hAnsi="General Sans"/>
          <w:lang w:val="en-US"/>
        </w:rPr>
        <w:t xml:space="preserve">better </w:t>
      </w:r>
      <w:r w:rsidRPr="75AB9210" w:rsidR="00676475">
        <w:rPr>
          <w:rFonts w:ascii="General Sans" w:hAnsi="General Sans"/>
          <w:lang w:val="en-US"/>
        </w:rPr>
        <w:t>when resistance increases.</w:t>
      </w:r>
    </w:p>
    <w:p w:rsidRPr="00DC63D2" w:rsidR="00676475" w:rsidP="00676475" w:rsidRDefault="00676475" w14:paraId="25AB376A" w14:textId="44D05993">
      <w:pPr>
        <w:pStyle w:val="NormlWeb"/>
        <w:jc w:val="both"/>
        <w:rPr>
          <w:rFonts w:ascii="General Sans" w:hAnsi="General Sans"/>
          <w:lang w:val="en-US"/>
        </w:rPr>
      </w:pPr>
      <w:r w:rsidRPr="75AB9210" w:rsidR="00676475">
        <w:rPr>
          <w:rFonts w:ascii="General Sans" w:hAnsi="General Sans"/>
          <w:lang w:val="en-US"/>
        </w:rPr>
        <w:t xml:space="preserve">Continue at a pace that allows you to </w:t>
      </w:r>
      <w:r w:rsidRPr="75AB9210" w:rsidR="00676475">
        <w:rPr>
          <w:rFonts w:ascii="General Sans" w:hAnsi="General Sans"/>
          <w:lang w:val="en-US"/>
        </w:rPr>
        <w:t>maintain</w:t>
      </w:r>
      <w:r w:rsidRPr="75AB9210" w:rsidR="00676475">
        <w:rPr>
          <w:rFonts w:ascii="General Sans" w:hAnsi="General Sans"/>
          <w:lang w:val="en-US"/>
        </w:rPr>
        <w:t xml:space="preserve"> the position, alignment, and seal</w:t>
      </w:r>
      <w:r w:rsidRPr="75AB9210" w:rsidR="00E50639">
        <w:rPr>
          <w:rFonts w:ascii="General Sans" w:hAnsi="General Sans"/>
          <w:lang w:val="en-US"/>
        </w:rPr>
        <w:t>ing</w:t>
      </w:r>
      <w:r w:rsidRPr="75AB9210" w:rsidR="00676475">
        <w:rPr>
          <w:rFonts w:ascii="General Sans" w:hAnsi="General Sans"/>
          <w:lang w:val="en-US"/>
        </w:rPr>
        <w:t xml:space="preserve"> </w:t>
      </w:r>
      <w:r w:rsidRPr="75AB9210" w:rsidR="00E50639">
        <w:rPr>
          <w:rFonts w:ascii="General Sans" w:hAnsi="General Sans"/>
          <w:lang w:val="en-US"/>
        </w:rPr>
        <w:t xml:space="preserve">during </w:t>
      </w:r>
      <w:r w:rsidRPr="75AB9210" w:rsidR="00676475">
        <w:rPr>
          <w:rFonts w:ascii="General Sans" w:hAnsi="General Sans"/>
          <w:lang w:val="en-US"/>
        </w:rPr>
        <w:t xml:space="preserve">the instillation until the prescribed volume has been delivered. </w:t>
      </w:r>
    </w:p>
    <w:p w:rsidRPr="00DC63D2" w:rsidR="00676475" w:rsidP="00676475" w:rsidRDefault="00676475" w14:paraId="3479A49E" w14:textId="42EBD83A">
      <w:pPr>
        <w:pStyle w:val="NormlWeb"/>
        <w:jc w:val="both"/>
        <w:rPr>
          <w:rFonts w:ascii="General Sans" w:hAnsi="General Sans"/>
          <w:lang w:val="en-US"/>
        </w:rPr>
      </w:pPr>
      <w:r w:rsidRPr="75AB9210" w:rsidR="00676475">
        <w:rPr>
          <w:rFonts w:ascii="General Sans" w:hAnsi="General Sans"/>
          <w:lang w:val="en-US"/>
        </w:rPr>
        <w:t xml:space="preserve">Keep the </w:t>
      </w:r>
      <w:r w:rsidRPr="75AB9210" w:rsidR="00676475">
        <w:rPr>
          <w:rFonts w:ascii="General Sans" w:hAnsi="General Sans"/>
          <w:lang w:val="en-US"/>
        </w:rPr>
        <w:t>UroDapter</w:t>
      </w:r>
      <w:r w:rsidRPr="75AB9210" w:rsidR="00676475">
        <w:rPr>
          <w:rFonts w:ascii="General Sans" w:hAnsi="General Sans"/>
          <w:lang w:val="en-US"/>
        </w:rPr>
        <w:t xml:space="preserve"> pressed steadily into position as you push the plunger</w:t>
      </w:r>
      <w:r w:rsidRPr="75AB9210" w:rsidR="00676475">
        <w:rPr>
          <w:rFonts w:ascii="General Sans" w:hAnsi="General Sans"/>
          <w:lang w:val="en-US"/>
        </w:rPr>
        <w:t xml:space="preserve"> so the seal</w:t>
      </w:r>
      <w:r w:rsidRPr="75AB9210" w:rsidR="003C087A">
        <w:rPr>
          <w:rFonts w:ascii="General Sans" w:hAnsi="General Sans"/>
          <w:lang w:val="en-US"/>
        </w:rPr>
        <w:t>ing</w:t>
      </w:r>
      <w:r w:rsidRPr="75AB9210" w:rsidR="00676475">
        <w:rPr>
          <w:rFonts w:ascii="General Sans" w:hAnsi="General Sans"/>
          <w:lang w:val="en-US"/>
        </w:rPr>
        <w:t xml:space="preserve"> </w:t>
      </w:r>
      <w:r w:rsidRPr="75AB9210" w:rsidR="003C087A">
        <w:rPr>
          <w:rFonts w:ascii="General Sans" w:hAnsi="General Sans"/>
          <w:lang w:val="en-US"/>
        </w:rPr>
        <w:t xml:space="preserve">will </w:t>
      </w:r>
      <w:r w:rsidRPr="75AB9210" w:rsidR="00676475">
        <w:rPr>
          <w:rFonts w:ascii="General Sans" w:hAnsi="General Sans"/>
          <w:lang w:val="en-US"/>
        </w:rPr>
        <w:t>not loosen</w:t>
      </w:r>
      <w:r w:rsidRPr="75AB9210" w:rsidR="003C087A">
        <w:rPr>
          <w:rFonts w:ascii="General Sans" w:hAnsi="General Sans"/>
          <w:lang w:val="en-US"/>
        </w:rPr>
        <w:t xml:space="preserve">, and </w:t>
      </w:r>
      <w:r w:rsidRPr="75AB9210" w:rsidR="00676475">
        <w:rPr>
          <w:rFonts w:ascii="General Sans" w:hAnsi="General Sans"/>
          <w:lang w:val="en-US"/>
        </w:rPr>
        <w:t xml:space="preserve">the adapter </w:t>
      </w:r>
      <w:r w:rsidRPr="75AB9210" w:rsidR="003C087A">
        <w:rPr>
          <w:rFonts w:ascii="General Sans" w:hAnsi="General Sans"/>
          <w:lang w:val="en-US"/>
        </w:rPr>
        <w:t xml:space="preserve">will not </w:t>
      </w:r>
      <w:r w:rsidRPr="75AB9210" w:rsidR="00676475">
        <w:rPr>
          <w:rFonts w:ascii="General Sans" w:hAnsi="General Sans"/>
          <w:lang w:val="en-US"/>
        </w:rPr>
        <w:t>slip out.</w:t>
      </w:r>
    </w:p>
    <w:p w:rsidRPr="00DC63D2" w:rsidR="00676475" w:rsidP="00676475" w:rsidRDefault="00676475" w14:paraId="39AD0356" w14:textId="77777777">
      <w:pPr>
        <w:pStyle w:val="pdq2pgselectionanchorcontainer"/>
        <w:rPr>
          <w:rFonts w:ascii="General Sans" w:hAnsi="General Sans"/>
          <w:lang w:val="en-US"/>
        </w:rPr>
      </w:pPr>
      <w:r w:rsidRPr="00DC63D2">
        <w:rPr>
          <w:rFonts w:ascii="General Sans" w:hAnsi="General Sans"/>
          <w:lang w:val="en-US"/>
        </w:rPr>
        <w:t>Once the prescribed volume has been delivered, gently remove the UroDapter. A few drops of solution may leak out after removal; this is usually insignificant and does not necessarily mean that the instillation was unsuccessful.</w:t>
      </w:r>
    </w:p>
    <w:p w:rsidRPr="00DC63D2" w:rsidR="00676475" w:rsidP="00676475" w:rsidRDefault="00676475" w14:paraId="3D65CE16" w14:textId="4C5CF1BC">
      <w:pPr>
        <w:pStyle w:val="NormlWeb"/>
        <w:rPr>
          <w:rFonts w:ascii="General Sans" w:hAnsi="General Sans"/>
          <w:lang w:val="en-US"/>
        </w:rPr>
      </w:pPr>
      <w:r w:rsidRPr="75AB9210" w:rsidR="00676475">
        <w:rPr>
          <w:rFonts w:ascii="General Sans" w:hAnsi="General Sans"/>
          <w:lang w:val="en-US"/>
        </w:rPr>
        <w:t xml:space="preserve">If you experience leakage or </w:t>
      </w:r>
      <w:r w:rsidRPr="75AB9210" w:rsidR="003C087A">
        <w:rPr>
          <w:rFonts w:ascii="General Sans" w:hAnsi="General Sans"/>
          <w:lang w:val="en-US"/>
        </w:rPr>
        <w:t xml:space="preserve">significant </w:t>
      </w:r>
      <w:r w:rsidRPr="75AB9210" w:rsidR="00676475">
        <w:rPr>
          <w:rFonts w:ascii="General Sans" w:hAnsi="General Sans"/>
          <w:lang w:val="en-US"/>
        </w:rPr>
        <w:t>resistance during instillation, pause and use the guidance in the next section to adjust the position before continuing.</w:t>
      </w:r>
    </w:p>
    <w:p w:rsidRPr="00DC63D2" w:rsidR="00676475" w:rsidP="00676475" w:rsidRDefault="00676475" w14:paraId="2BA79953" w14:textId="77777777">
      <w:pPr>
        <w:pStyle w:val="isselectedend"/>
        <w:rPr>
          <w:rFonts w:ascii="General Sans" w:hAnsi="General Sans"/>
          <w:lang w:val="en-US"/>
        </w:rPr>
      </w:pPr>
    </w:p>
    <w:p w:rsidRPr="00DC63D2" w:rsidR="00676475" w:rsidP="00D36234" w:rsidRDefault="00676475" w14:paraId="5B82C1F0" w14:textId="6185C310">
      <w:pPr>
        <w:pStyle w:val="Cmsor2"/>
        <w:numPr>
          <w:ilvl w:val="0"/>
          <w:numId w:val="16"/>
        </w:numPr>
        <w:rPr>
          <w:rFonts w:ascii="General Sans Semibold" w:hAnsi="General Sans Semibold" w:eastAsia="Times New Roman"/>
          <w:b/>
          <w:bCs/>
          <w:color w:val="156082" w:themeColor="accent1"/>
          <w:sz w:val="28"/>
          <w:szCs w:val="28"/>
          <w:lang w:val="en-US"/>
        </w:rPr>
      </w:pPr>
      <w:bookmarkStart w:name="_Use_leakage_or" w:id="204"/>
      <w:bookmarkEnd w:id="183"/>
      <w:bookmarkEnd w:id="204"/>
      <w:r w:rsidRPr="00DC63D2">
        <w:rPr>
          <w:rFonts w:ascii="General Sans Semibold" w:hAnsi="General Sans Semibold" w:eastAsia="Times New Roman"/>
          <w:b/>
          <w:bCs/>
          <w:color w:val="156082" w:themeColor="accent1"/>
          <w:sz w:val="28"/>
          <w:szCs w:val="28"/>
          <w:lang w:val="en-US"/>
        </w:rPr>
        <w:t>Use leakage or resistance as feedback</w:t>
      </w:r>
    </w:p>
    <w:p w:rsidRPr="00DC63D2" w:rsidR="00676475" w:rsidP="00676475" w:rsidRDefault="00676475" w14:paraId="1F4C0DCF" w14:textId="56AE64AD">
      <w:pPr>
        <w:pStyle w:val="NormlWeb"/>
        <w:jc w:val="both"/>
        <w:rPr>
          <w:rFonts w:ascii="General Sans" w:hAnsi="General Sans"/>
          <w:lang w:val="en-US"/>
        </w:rPr>
      </w:pPr>
      <w:r w:rsidRPr="75AB9210" w:rsidR="00676475">
        <w:rPr>
          <w:rFonts w:ascii="General Sans" w:hAnsi="General Sans"/>
          <w:lang w:val="en-US"/>
        </w:rPr>
        <w:t>Leakage and resistance are useful signs that the position</w:t>
      </w:r>
      <w:r w:rsidRPr="75AB9210" w:rsidR="00C6031A">
        <w:rPr>
          <w:rFonts w:ascii="General Sans" w:hAnsi="General Sans"/>
          <w:lang w:val="en-US"/>
        </w:rPr>
        <w:t>, the pressure,</w:t>
      </w:r>
      <w:r w:rsidRPr="75AB9210" w:rsidR="00676475">
        <w:rPr>
          <w:rFonts w:ascii="General Sans" w:hAnsi="General Sans"/>
          <w:lang w:val="en-US"/>
        </w:rPr>
        <w:t xml:space="preserve"> or alignment of the </w:t>
      </w:r>
      <w:r w:rsidRPr="75AB9210" w:rsidR="00676475">
        <w:rPr>
          <w:rFonts w:ascii="General Sans" w:hAnsi="General Sans"/>
          <w:lang w:val="en-US"/>
        </w:rPr>
        <w:t>UroDapter</w:t>
      </w:r>
      <w:r w:rsidRPr="75AB9210" w:rsidR="00676475">
        <w:rPr>
          <w:rFonts w:ascii="General Sans" w:hAnsi="General Sans"/>
          <w:lang w:val="en-US"/>
        </w:rPr>
        <w:t xml:space="preserve"> may need a small adjustment. With practice, these small adjustments usually become easier to recognize and </w:t>
      </w:r>
      <w:r w:rsidRPr="75AB9210" w:rsidR="00C0334B">
        <w:rPr>
          <w:rFonts w:ascii="General Sans" w:hAnsi="General Sans"/>
          <w:lang w:val="en-US"/>
        </w:rPr>
        <w:t xml:space="preserve">to </w:t>
      </w:r>
      <w:r w:rsidRPr="75AB9210" w:rsidR="00676475">
        <w:rPr>
          <w:rFonts w:ascii="General Sans" w:hAnsi="General Sans"/>
          <w:lang w:val="en-US"/>
        </w:rPr>
        <w:t>perform</w:t>
      </w:r>
      <w:r w:rsidRPr="75AB9210" w:rsidR="00676475">
        <w:rPr>
          <w:rFonts w:ascii="General Sans" w:hAnsi="General Sans"/>
          <w:lang w:val="en-US"/>
        </w:rPr>
        <w:t>.</w:t>
      </w:r>
    </w:p>
    <w:p w:rsidRPr="00DC63D2" w:rsidR="00676475" w:rsidP="00676475" w:rsidRDefault="00676475" w14:paraId="43BA74E6" w14:textId="77777777">
      <w:pPr>
        <w:pStyle w:val="NormlWeb"/>
        <w:numPr>
          <w:ilvl w:val="0"/>
          <w:numId w:val="11"/>
        </w:numPr>
        <w:jc w:val="both"/>
        <w:rPr>
          <w:rFonts w:ascii="General Sans Semibold" w:hAnsi="General Sans Semibold"/>
          <w:i/>
          <w:iCs/>
          <w:color w:val="156082" w:themeColor="accent1"/>
          <w:lang w:val="en-US"/>
        </w:rPr>
      </w:pPr>
      <w:r w:rsidRPr="00DC63D2">
        <w:rPr>
          <w:rStyle w:val="Kiemels2"/>
          <w:rFonts w:ascii="General Sans Semibold" w:hAnsi="General Sans Semibold"/>
          <w:i/>
          <w:iCs/>
          <w:color w:val="156082" w:themeColor="accent1"/>
          <w:lang w:val="en-US"/>
        </w:rPr>
        <w:t>If fluid leaks around the UroDapter:</w:t>
      </w:r>
    </w:p>
    <w:p w:rsidRPr="00DC63D2" w:rsidR="00676475" w:rsidP="00D36234" w:rsidRDefault="00676475" w14:paraId="632365F5" w14:textId="77777777">
      <w:pPr>
        <w:pStyle w:val="NormlWeb"/>
        <w:numPr>
          <w:ilvl w:val="1"/>
          <w:numId w:val="10"/>
        </w:numPr>
        <w:spacing w:after="80" w:afterAutospacing="0"/>
        <w:ind w:left="1434" w:hanging="357"/>
        <w:jc w:val="both"/>
        <w:rPr>
          <w:rFonts w:ascii="General Sans" w:hAnsi="General Sans"/>
          <w:lang w:val="en-US"/>
        </w:rPr>
      </w:pPr>
      <w:r w:rsidRPr="00DC63D2">
        <w:rPr>
          <w:rFonts w:ascii="General Sans" w:hAnsi="General Sans"/>
          <w:lang w:val="en-US"/>
        </w:rPr>
        <w:t xml:space="preserve">Pause the instillation. </w:t>
      </w:r>
    </w:p>
    <w:p w:rsidRPr="00DC63D2" w:rsidR="00676475" w:rsidP="00244A93" w:rsidRDefault="00676475" w14:paraId="600B5001" w14:textId="77777777">
      <w:pPr>
        <w:pStyle w:val="NormlWeb"/>
        <w:numPr>
          <w:ilvl w:val="1"/>
          <w:numId w:val="10"/>
        </w:numPr>
        <w:spacing w:after="80" w:afterAutospacing="0"/>
        <w:ind w:left="1434" w:hanging="357"/>
        <w:jc w:val="both"/>
        <w:rPr>
          <w:rFonts w:ascii="General Sans" w:hAnsi="General Sans"/>
          <w:lang w:val="en-US"/>
        </w:rPr>
      </w:pPr>
      <w:r w:rsidRPr="00DC63D2">
        <w:rPr>
          <w:rFonts w:ascii="General Sans" w:hAnsi="General Sans"/>
          <w:lang w:val="en-US"/>
        </w:rPr>
        <w:t xml:space="preserve">Keep the pelvic area relaxed and check that the UroDapter has not slipped outward. </w:t>
      </w:r>
    </w:p>
    <w:p w:rsidRPr="00DC63D2" w:rsidR="00676475" w:rsidP="75AB9210" w:rsidRDefault="00676475" w14:paraId="506BE4CD" w14:textId="43BA2E33">
      <w:pPr>
        <w:pStyle w:val="NormlWeb"/>
        <w:numPr>
          <w:ilvl w:val="1"/>
          <w:numId w:val="10"/>
        </w:numPr>
        <w:spacing w:after="360" w:afterAutospacing="off"/>
        <w:ind w:left="1434" w:hanging="357"/>
        <w:jc w:val="both"/>
        <w:rPr>
          <w:rFonts w:ascii="General Sans" w:hAnsi="General Sans"/>
          <w:lang w:val="en-US"/>
        </w:rPr>
      </w:pPr>
      <w:r w:rsidRPr="75AB9210" w:rsidR="00676475">
        <w:rPr>
          <w:rFonts w:ascii="General Sans" w:hAnsi="General Sans"/>
          <w:lang w:val="en-US"/>
        </w:rPr>
        <w:t>Re-establish full contact of the sealing collar with the urethral opening</w:t>
      </w:r>
      <w:r w:rsidRPr="75AB9210" w:rsidR="00676475">
        <w:rPr>
          <w:rFonts w:ascii="General Sans" w:hAnsi="General Sans"/>
          <w:lang w:val="en-US"/>
        </w:rPr>
        <w:t xml:space="preserve"> and slightly adjust the position or angle if needed before continuing.</w:t>
      </w:r>
    </w:p>
    <w:p w:rsidRPr="00DC63D2" w:rsidR="00676475" w:rsidP="00676475" w:rsidRDefault="00676475" w14:paraId="56357B24" w14:textId="77777777">
      <w:pPr>
        <w:pStyle w:val="NormlWeb"/>
        <w:numPr>
          <w:ilvl w:val="0"/>
          <w:numId w:val="10"/>
        </w:numPr>
        <w:rPr>
          <w:rFonts w:ascii="General Sans Semibold" w:hAnsi="General Sans Semibold"/>
          <w:i/>
          <w:iCs/>
          <w:color w:val="156082" w:themeColor="accent1"/>
          <w:lang w:val="en-US"/>
        </w:rPr>
      </w:pPr>
      <w:r w:rsidRPr="00DC63D2">
        <w:rPr>
          <w:rStyle w:val="Kiemels2"/>
          <w:rFonts w:ascii="General Sans Semibold" w:hAnsi="General Sans Semibold"/>
          <w:i/>
          <w:iCs/>
          <w:color w:val="156082" w:themeColor="accent1"/>
          <w:lang w:val="en-US"/>
        </w:rPr>
        <w:t>If the solution does not flow easily or you feel resistance:</w:t>
      </w:r>
      <w:r w:rsidRPr="00DC63D2">
        <w:rPr>
          <w:rFonts w:ascii="General Sans Semibold" w:hAnsi="General Sans Semibold"/>
          <w:i/>
          <w:iCs/>
          <w:color w:val="156082" w:themeColor="accent1"/>
          <w:lang w:val="en-US"/>
        </w:rPr>
        <w:br/>
      </w:r>
    </w:p>
    <w:p w:rsidRPr="00DC63D2" w:rsidR="00676475" w:rsidP="00D36234" w:rsidRDefault="00676475" w14:paraId="5CC1F8C8" w14:textId="77777777">
      <w:pPr>
        <w:pStyle w:val="NormlWeb"/>
        <w:numPr>
          <w:ilvl w:val="1"/>
          <w:numId w:val="10"/>
        </w:numPr>
        <w:spacing w:after="80" w:afterAutospacing="0"/>
        <w:ind w:left="1434" w:hanging="357"/>
        <w:jc w:val="both"/>
        <w:rPr>
          <w:rFonts w:ascii="General Sans" w:hAnsi="General Sans"/>
          <w:lang w:val="en-US"/>
        </w:rPr>
      </w:pPr>
      <w:r w:rsidRPr="00DC63D2">
        <w:rPr>
          <w:rFonts w:ascii="General Sans" w:hAnsi="General Sans"/>
          <w:lang w:val="en-US"/>
        </w:rPr>
        <w:t xml:space="preserve">Do not force the syringe plunger. </w:t>
      </w:r>
    </w:p>
    <w:p w:rsidRPr="00DC63D2" w:rsidR="00676475" w:rsidP="75AB9210" w:rsidRDefault="00676475" w14:paraId="1871EF4B" w14:textId="47F7D3D5">
      <w:pPr>
        <w:pStyle w:val="NormlWeb"/>
        <w:numPr>
          <w:ilvl w:val="1"/>
          <w:numId w:val="10"/>
        </w:numPr>
        <w:spacing w:after="80" w:afterAutospacing="off"/>
        <w:ind w:left="1434" w:hanging="357"/>
        <w:jc w:val="both"/>
        <w:rPr>
          <w:rStyle w:val="Kiemels2"/>
          <w:rFonts w:ascii="General Sans" w:hAnsi="General Sans"/>
          <w:b w:val="0"/>
          <w:bCs w:val="0"/>
          <w:lang w:val="en-US"/>
        </w:rPr>
      </w:pPr>
      <w:r w:rsidRPr="75AB9210" w:rsidR="00676475">
        <w:rPr>
          <w:rStyle w:val="Kiemels2"/>
          <w:rFonts w:ascii="General Sans" w:hAnsi="General Sans"/>
          <w:b w:val="0"/>
          <w:bCs w:val="0"/>
          <w:lang w:val="en-US"/>
        </w:rPr>
        <w:t xml:space="preserve">Use enough inward pressure to </w:t>
      </w:r>
      <w:r w:rsidRPr="75AB9210" w:rsidR="00676475">
        <w:rPr>
          <w:rStyle w:val="Kiemels2"/>
          <w:rFonts w:ascii="General Sans" w:hAnsi="General Sans"/>
          <w:b w:val="0"/>
          <w:bCs w:val="0"/>
          <w:lang w:val="en-US"/>
        </w:rPr>
        <w:t>maintain</w:t>
      </w:r>
      <w:r w:rsidRPr="75AB9210" w:rsidR="00676475">
        <w:rPr>
          <w:rStyle w:val="Kiemels2"/>
          <w:rFonts w:ascii="General Sans" w:hAnsi="General Sans"/>
          <w:b w:val="0"/>
          <w:bCs w:val="0"/>
          <w:lang w:val="en-US"/>
        </w:rPr>
        <w:t xml:space="preserve"> the seal, but do not keep increasing the pressure if the solution does not flow. Excessive pressure can distort the urethra and make </w:t>
      </w:r>
      <w:r w:rsidRPr="75AB9210" w:rsidR="00C0334B">
        <w:rPr>
          <w:rStyle w:val="Kiemels2"/>
          <w:rFonts w:ascii="General Sans" w:hAnsi="General Sans"/>
          <w:b w:val="0"/>
          <w:bCs w:val="0"/>
          <w:lang w:val="en-US"/>
        </w:rPr>
        <w:t xml:space="preserve">the </w:t>
      </w:r>
      <w:r w:rsidRPr="75AB9210" w:rsidR="00676475">
        <w:rPr>
          <w:rStyle w:val="Kiemels2"/>
          <w:rFonts w:ascii="General Sans" w:hAnsi="General Sans"/>
          <w:b w:val="0"/>
          <w:bCs w:val="0"/>
          <w:lang w:val="en-US"/>
        </w:rPr>
        <w:t xml:space="preserve">flow more difficult. </w:t>
      </w:r>
    </w:p>
    <w:p w:rsidRPr="00DC63D2" w:rsidR="00676475" w:rsidP="00D36234" w:rsidRDefault="00676475" w14:paraId="65F5D388" w14:textId="77777777">
      <w:pPr>
        <w:pStyle w:val="NormlWeb"/>
        <w:numPr>
          <w:ilvl w:val="1"/>
          <w:numId w:val="10"/>
        </w:numPr>
        <w:spacing w:after="80" w:afterAutospacing="0"/>
        <w:ind w:left="1434" w:hanging="357"/>
        <w:jc w:val="both"/>
        <w:rPr>
          <w:rFonts w:ascii="General Sans" w:hAnsi="General Sans"/>
          <w:lang w:val="en-US"/>
        </w:rPr>
      </w:pPr>
      <w:r w:rsidRPr="00DC63D2">
        <w:rPr>
          <w:rStyle w:val="Kiemels2"/>
          <w:rFonts w:ascii="General Sans" w:hAnsi="General Sans"/>
          <w:b w:val="0"/>
          <w:bCs w:val="0"/>
          <w:lang w:val="en-US"/>
        </w:rPr>
        <w:t>If resistance increases, reduce the pressure slightly, relax your pelvic area and urinary sphincter, and reassess the angle of the syringe.</w:t>
      </w:r>
    </w:p>
    <w:p w:rsidRPr="00DC63D2" w:rsidR="00676475" w:rsidP="00D36234" w:rsidRDefault="00676475" w14:paraId="22C0E698" w14:textId="77777777">
      <w:pPr>
        <w:pStyle w:val="NormlWeb"/>
        <w:numPr>
          <w:ilvl w:val="1"/>
          <w:numId w:val="10"/>
        </w:numPr>
        <w:spacing w:after="80" w:afterAutospacing="0"/>
        <w:ind w:left="1434" w:hanging="357"/>
        <w:jc w:val="both"/>
        <w:rPr>
          <w:rFonts w:ascii="General Sans" w:hAnsi="General Sans"/>
          <w:lang w:val="en-US"/>
        </w:rPr>
      </w:pPr>
      <w:r w:rsidRPr="00DC63D2">
        <w:rPr>
          <w:rFonts w:ascii="General Sans" w:hAnsi="General Sans"/>
          <w:lang w:val="en-US"/>
        </w:rPr>
        <w:t>Because the angle of the urethra varies from woman to woman, you may need to make small changes to the syringe angle while maintaining gentle inward pressure. Move the syringe slightly until you find the direction in which the solution begins to flow more easily. A better-aligned position is usually indicated when the solution begins to flow more smoothly.</w:t>
      </w:r>
    </w:p>
    <w:p w:rsidRPr="00DC63D2" w:rsidR="00676475" w:rsidP="00676475" w:rsidRDefault="00676475" w14:paraId="5D5B150E" w14:textId="77777777">
      <w:pPr>
        <w:pStyle w:val="NormlWeb"/>
        <w:numPr>
          <w:ilvl w:val="1"/>
          <w:numId w:val="10"/>
        </w:numPr>
        <w:jc w:val="both"/>
        <w:rPr>
          <w:rFonts w:ascii="General Sans" w:hAnsi="General Sans"/>
          <w:lang w:val="en-US"/>
        </w:rPr>
      </w:pPr>
      <w:r w:rsidRPr="00DC63D2">
        <w:rPr>
          <w:rFonts w:ascii="General Sans" w:hAnsi="General Sans"/>
          <w:lang w:val="en-US"/>
        </w:rPr>
        <w:t>If needed, stop, remove the UroDapter, and reposition it before trying again.</w:t>
      </w:r>
    </w:p>
    <w:p w:rsidRPr="00DC63D2" w:rsidR="00676475" w:rsidP="00676475" w:rsidRDefault="00676475" w14:paraId="0A43B100" w14:textId="77777777">
      <w:pPr>
        <w:pStyle w:val="NormlWeb"/>
        <w:jc w:val="both"/>
        <w:rPr>
          <w:rFonts w:ascii="General Sans" w:hAnsi="General Sans"/>
          <w:lang w:val="en-US"/>
        </w:rPr>
      </w:pPr>
    </w:p>
    <w:p w:rsidRPr="00DC63D2" w:rsidR="00420A43" w:rsidP="00676475" w:rsidRDefault="00676475" w14:paraId="0BC1282D" w14:textId="4713C6C1">
      <w:pPr>
        <w:pStyle w:val="NormlWeb"/>
        <w:jc w:val="both"/>
        <w:rPr>
          <w:rFonts w:ascii="General Sans" w:hAnsi="General Sans"/>
          <w:lang w:val="en-US"/>
        </w:rPr>
        <w:sectPr w:rsidRPr="00DC63D2" w:rsidR="00420A43" w:rsidSect="00420A43">
          <w:headerReference w:type="default" r:id="rId39"/>
          <w:pgSz w:w="11906" w:h="16838" w:orient="portrait"/>
          <w:pgMar w:top="1440" w:right="1440" w:bottom="1440" w:left="1440" w:header="708" w:footer="708" w:gutter="0"/>
          <w:cols w:space="708"/>
          <w:docGrid w:linePitch="360"/>
        </w:sectPr>
      </w:pPr>
      <w:r w:rsidRPr="00DC63D2">
        <w:rPr>
          <w:rFonts w:ascii="General Sans" w:hAnsi="General Sans"/>
          <w:lang w:val="en-US"/>
        </w:rPr>
        <w:t>If you experience significant pain, persistent resistance, or are unable to establish a comfortable position and smooth flow after repositioning, stop the procedure and seek advice from your healthcare professional before trying again</w:t>
      </w:r>
      <w:r w:rsidRPr="00DC63D2" w:rsidR="00420A43">
        <w:rPr>
          <w:rFonts w:ascii="General Sans" w:hAnsi="General Sans"/>
          <w:lang w:val="en-US"/>
        </w:rPr>
        <w:t>.</w:t>
      </w:r>
    </w:p>
    <w:p w:rsidRPr="00DC63D2" w:rsidR="00420A43" w:rsidP="00EA03D3" w:rsidRDefault="00420A43" w14:paraId="5D384319" w14:textId="77777777">
      <w:pPr>
        <w:spacing w:after="0"/>
        <w:rPr>
          <w:rFonts w:ascii="General Sans Semibold" w:hAnsi="General Sans Semibold"/>
          <w:b/>
          <w:bCs/>
          <w:color w:val="156082" w:themeColor="accent1"/>
          <w:sz w:val="11"/>
          <w:szCs w:val="11"/>
          <w:lang w:val="en-US"/>
        </w:rPr>
      </w:pPr>
      <w:bookmarkStart w:name="_Self-instillation_while_standing" w:id="209"/>
      <w:bookmarkEnd w:id="209"/>
    </w:p>
    <w:p w:rsidRPr="00DC63D2" w:rsidR="0019744A" w:rsidP="007A62DA" w:rsidRDefault="0019744A" w14:paraId="78F78F69" w14:textId="7FF10ACC">
      <w:pPr>
        <w:pStyle w:val="Cmsor1"/>
        <w:jc w:val="center"/>
        <w:rPr>
          <w:rFonts w:ascii="General Sans Semibold" w:hAnsi="General Sans Semibold"/>
          <w:b/>
          <w:bCs/>
          <w:color w:val="156082" w:themeColor="accent1"/>
          <w:sz w:val="32"/>
          <w:szCs w:val="32"/>
          <w:lang w:val="en-US"/>
        </w:rPr>
      </w:pPr>
      <w:r w:rsidRPr="00DC63D2">
        <w:rPr>
          <w:rFonts w:ascii="General Sans Semibold" w:hAnsi="General Sans Semibold"/>
          <w:b/>
          <w:bCs/>
          <w:color w:val="156082" w:themeColor="accent1"/>
          <w:sz w:val="32"/>
          <w:szCs w:val="32"/>
          <w:lang w:val="en-US"/>
        </w:rPr>
        <w:t>Self-instillation while standing in the shower</w:t>
      </w:r>
    </w:p>
    <w:p w:rsidRPr="00DC63D2" w:rsidR="0019744A" w:rsidP="00244A93" w:rsidRDefault="0019744A" w14:paraId="4C459C2A" w14:textId="7256582F">
      <w:pPr>
        <w:pStyle w:val="NormlWeb"/>
        <w:jc w:val="both"/>
        <w:rPr>
          <w:rFonts w:ascii="General Sans" w:hAnsi="General Sans"/>
          <w:lang w:val="en-US"/>
        </w:rPr>
      </w:pPr>
      <w:r w:rsidRPr="00DC63D2">
        <w:rPr>
          <w:rFonts w:ascii="General Sans" w:hAnsi="General Sans"/>
          <w:lang w:val="en-US"/>
        </w:rPr>
        <w:t xml:space="preserve">In this approach, you carry out the instillation </w:t>
      </w:r>
      <w:del w:author="Kéri András" w:date="2026-10-06T17:10:00Z" w16du:dateUtc="2026-10-06T15:10:00Z" w:id="210">
        <w:r w:rsidRPr="00DC63D2" w:rsidDel="006A1CE0">
          <w:rPr>
            <w:rFonts w:ascii="General Sans" w:hAnsi="General Sans"/>
            <w:lang w:val="en-US"/>
          </w:rPr>
          <w:delText xml:space="preserve">yourself </w:delText>
        </w:r>
      </w:del>
      <w:ins w:author="Kéri András" w:date="2026-10-06T17:10:00Z" w16du:dateUtc="2026-10-06T15:10:00Z" w:id="211">
        <w:r w:rsidR="006A1CE0">
          <w:rPr>
            <w:rFonts w:ascii="General Sans" w:hAnsi="General Sans"/>
            <w:lang w:val="en-US"/>
          </w:rPr>
          <w:t xml:space="preserve">on your own </w:t>
        </w:r>
      </w:ins>
      <w:r w:rsidRPr="00DC63D2">
        <w:rPr>
          <w:rFonts w:ascii="General Sans" w:hAnsi="General Sans"/>
          <w:lang w:val="en-US"/>
        </w:rPr>
        <w:t xml:space="preserve">while standing in the shower. A slightly bent-knee position can improve access and reach, and the urethral opening is usually located by touch rather than with a mirror. The </w:t>
      </w:r>
      <w:del w:author="Kéri András" w:date="2026-10-06T17:10:00Z" w16du:dateUtc="2026-10-06T15:10:00Z" w:id="212">
        <w:r w:rsidRPr="00DC63D2" w:rsidDel="006A1CE0">
          <w:rPr>
            <w:rFonts w:ascii="General Sans" w:hAnsi="General Sans"/>
            <w:lang w:val="en-US"/>
          </w:rPr>
          <w:delText xml:space="preserve">aim </w:delText>
        </w:r>
      </w:del>
      <w:ins w:author="Kéri András" w:date="2026-10-06T17:10:00Z" w16du:dateUtc="2026-10-06T15:10:00Z" w:id="213">
        <w:r w:rsidR="006A1CE0">
          <w:rPr>
            <w:rFonts w:ascii="General Sans" w:hAnsi="General Sans"/>
            <w:lang w:val="en-US"/>
          </w:rPr>
          <w:t xml:space="preserve">goal </w:t>
        </w:r>
      </w:ins>
      <w:r w:rsidRPr="00DC63D2">
        <w:rPr>
          <w:rFonts w:ascii="General Sans" w:hAnsi="General Sans"/>
          <w:lang w:val="en-US"/>
        </w:rPr>
        <w:t>is to find a stable position that allows you to place the UroDapter correctly and control the syringe comfortably</w:t>
      </w:r>
      <w:r w:rsidRPr="00DC63D2" w:rsidR="003D0F83">
        <w:rPr>
          <w:rFonts w:ascii="General Sans" w:hAnsi="General Sans"/>
          <w:lang w:val="en-US"/>
        </w:rPr>
        <w:t>.</w:t>
      </w:r>
    </w:p>
    <w:p w:rsidRPr="00DC63D2" w:rsidR="0019744A" w:rsidP="0019744A" w:rsidRDefault="0019744A" w14:paraId="38F020D0" w14:textId="77777777">
      <w:pPr>
        <w:pStyle w:val="NormlWeb"/>
        <w:rPr>
          <w:rFonts w:ascii="General Sans" w:hAnsi="General Sans"/>
          <w:lang w:val="en-US"/>
        </w:rPr>
      </w:pPr>
    </w:p>
    <w:tbl>
      <w:tblPr>
        <w:tblStyle w:val="Tblzatrcsosvilgos"/>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bottom w:w="284" w:type="dxa"/>
          <w:right w:w="0" w:type="dxa"/>
        </w:tblCellMar>
        <w:tblLook w:val="04A0" w:firstRow="1" w:lastRow="0" w:firstColumn="1" w:lastColumn="0" w:noHBand="0" w:noVBand="1"/>
      </w:tblPr>
      <w:tblGrid>
        <w:gridCol w:w="2127"/>
        <w:gridCol w:w="6899"/>
      </w:tblGrid>
      <w:tr w:rsidRPr="00206685" w:rsidR="0019744A" w:rsidTr="00F67589" w14:paraId="41812DB4" w14:textId="77777777">
        <w:tc>
          <w:tcPr>
            <w:tcW w:w="2127" w:type="dxa"/>
          </w:tcPr>
          <w:p w:rsidRPr="00206685" w:rsidR="0019744A" w:rsidP="00F67589" w:rsidRDefault="007C6EF2" w14:paraId="6DD5154B" w14:textId="0D87043D">
            <w:pPr>
              <w:pStyle w:val="NormlWeb"/>
              <w:rPr>
                <w:rFonts w:ascii="General Sans" w:hAnsi="General Sans"/>
                <w:lang w:val="en-US"/>
              </w:rPr>
            </w:pPr>
            <w:r w:rsidRPr="00206685">
              <w:rPr>
                <w:rFonts w:ascii="General Sans" w:hAnsi="General Sans"/>
                <w:noProof/>
                <w:lang w:val="en-US"/>
                <w14:ligatures w14:val="standardContextual"/>
              </w:rPr>
              <w:drawing>
                <wp:inline distT="0" distB="0" distL="0" distR="0" wp14:anchorId="0FBA3E9A" wp14:editId="53BCE08B">
                  <wp:extent cx="1219200" cy="495300"/>
                  <wp:effectExtent l="0" t="0" r="0" b="0"/>
                  <wp:docPr id="88808946" name="Picture 10">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8946" name="Picture 10">
                            <a:hlinkClick r:id="rId40"/>
                          </pic:cNvPr>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219200" cy="495300"/>
                          </a:xfrm>
                          <a:prstGeom prst="rect">
                            <a:avLst/>
                          </a:prstGeom>
                        </pic:spPr>
                      </pic:pic>
                    </a:graphicData>
                  </a:graphic>
                </wp:inline>
              </w:drawing>
            </w:r>
          </w:p>
        </w:tc>
        <w:tc>
          <w:tcPr>
            <w:tcW w:w="6899" w:type="dxa"/>
          </w:tcPr>
          <w:p w:rsidRPr="00206685" w:rsidR="009E7FD8" w:rsidP="009E7FD8" w:rsidRDefault="009E7FD8" w14:paraId="6BD4DB32" w14:textId="77777777">
            <w:pPr>
              <w:pStyle w:val="NormlWeb"/>
              <w:spacing w:before="0" w:beforeAutospacing="0" w:after="0" w:afterAutospacing="0"/>
              <w:jc w:val="both"/>
              <w:rPr>
                <w:rStyle w:val="agcmg"/>
                <w:rFonts w:ascii="General Sans" w:hAnsi="General Sans"/>
                <w:sz w:val="15"/>
                <w:szCs w:val="15"/>
                <w:lang w:val="en-US"/>
              </w:rPr>
            </w:pPr>
          </w:p>
          <w:p w:rsidRPr="00206685" w:rsidR="0019744A" w:rsidP="00F67589" w:rsidRDefault="009E7FD8" w14:paraId="229ECF3D" w14:textId="0DFE321B">
            <w:pPr>
              <w:pStyle w:val="NormlWeb"/>
              <w:jc w:val="both"/>
              <w:rPr>
                <w:rFonts w:ascii="General Sans" w:hAnsi="General Sans"/>
                <w:sz w:val="19"/>
                <w:szCs w:val="19"/>
                <w:lang w:val="en-US"/>
              </w:rPr>
            </w:pPr>
            <w:r w:rsidRPr="00206685">
              <w:rPr>
                <w:rStyle w:val="agcmg"/>
                <w:rFonts w:ascii="General Sans" w:hAnsi="General Sans"/>
                <w:sz w:val="19"/>
                <w:szCs w:val="19"/>
                <w:lang w:val="en-US"/>
              </w:rPr>
              <w:t>Empty your bladder and keep everything within reach. Keep the assembled syringe and UroDapter clean and dry, protected from unclean surfaces.</w:t>
            </w:r>
          </w:p>
        </w:tc>
      </w:tr>
      <w:tr w:rsidRPr="00206685" w:rsidR="0019744A" w:rsidTr="00F67589" w14:paraId="5DDD67AD" w14:textId="77777777">
        <w:tc>
          <w:tcPr>
            <w:tcW w:w="2127" w:type="dxa"/>
          </w:tcPr>
          <w:p w:rsidRPr="00206685" w:rsidR="0019744A" w:rsidP="00F67589" w:rsidRDefault="007C6EF2" w14:paraId="13C3245D" w14:textId="66DEE49F">
            <w:pPr>
              <w:pStyle w:val="NormlWeb"/>
              <w:rPr>
                <w:rFonts w:ascii="General Sans" w:hAnsi="General Sans"/>
                <w:lang w:val="en-US"/>
              </w:rPr>
            </w:pPr>
            <w:r w:rsidRPr="00206685">
              <w:rPr>
                <w:rFonts w:ascii="General Sans" w:hAnsi="General Sans"/>
                <w:noProof/>
                <w:lang w:val="en-US"/>
                <w14:ligatures w14:val="standardContextual"/>
              </w:rPr>
              <w:drawing>
                <wp:inline distT="0" distB="0" distL="0" distR="0" wp14:anchorId="0FF59CCE" wp14:editId="1F2CCCB6">
                  <wp:extent cx="1219200" cy="495300"/>
                  <wp:effectExtent l="0" t="0" r="0" b="0"/>
                  <wp:docPr id="547519154" name="Picture 11">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19154" name="Picture 11">
                            <a:hlinkClick r:id="rId42"/>
                          </pic:cNvPr>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219200" cy="495300"/>
                          </a:xfrm>
                          <a:prstGeom prst="rect">
                            <a:avLst/>
                          </a:prstGeom>
                        </pic:spPr>
                      </pic:pic>
                    </a:graphicData>
                  </a:graphic>
                </wp:inline>
              </w:drawing>
            </w:r>
          </w:p>
        </w:tc>
        <w:tc>
          <w:tcPr>
            <w:tcW w:w="6899" w:type="dxa"/>
          </w:tcPr>
          <w:p w:rsidRPr="00206685" w:rsidR="009E7FD8" w:rsidP="00F67589" w:rsidRDefault="009E7FD8" w14:paraId="4056D2AF" w14:textId="36A63075">
            <w:pPr>
              <w:pStyle w:val="NormlWeb"/>
              <w:jc w:val="both"/>
              <w:rPr>
                <w:rFonts w:ascii="General Sans" w:hAnsi="General Sans"/>
                <w:sz w:val="19"/>
                <w:szCs w:val="19"/>
                <w:lang w:val="en-US"/>
              </w:rPr>
            </w:pPr>
            <w:r w:rsidRPr="00206685">
              <w:rPr>
                <w:rFonts w:ascii="General Sans" w:hAnsi="General Sans"/>
                <w:sz w:val="19"/>
                <w:szCs w:val="19"/>
                <w:lang w:val="en-US"/>
              </w:rPr>
              <w:t xml:space="preserve">Stand with </w:t>
            </w:r>
            <w:ins w:author="Kéri András" w:date="2026-10-06T17:11:00Z" w16du:dateUtc="2026-10-06T15:11:00Z" w:id="214">
              <w:r w:rsidR="006A1CE0">
                <w:rPr>
                  <w:rFonts w:ascii="General Sans" w:hAnsi="General Sans"/>
                  <w:sz w:val="19"/>
                  <w:szCs w:val="19"/>
                  <w:lang w:val="en-US"/>
                </w:rPr>
                <w:t xml:space="preserve">holding your </w:t>
              </w:r>
            </w:ins>
            <w:r w:rsidRPr="00206685">
              <w:rPr>
                <w:rFonts w:ascii="General Sans" w:hAnsi="General Sans"/>
                <w:sz w:val="19"/>
                <w:szCs w:val="19"/>
                <w:lang w:val="en-US"/>
              </w:rPr>
              <w:t xml:space="preserve">feet comfortably apart and </w:t>
            </w:r>
            <w:ins w:author="Kéri András" w:date="2026-10-06T17:11:00Z" w16du:dateUtc="2026-10-06T15:11:00Z" w:id="215">
              <w:r w:rsidR="006A1CE0">
                <w:rPr>
                  <w:rFonts w:ascii="General Sans" w:hAnsi="General Sans"/>
                  <w:sz w:val="19"/>
                  <w:szCs w:val="19"/>
                  <w:lang w:val="en-US"/>
                </w:rPr>
                <w:t xml:space="preserve">your </w:t>
              </w:r>
            </w:ins>
            <w:r w:rsidRPr="00206685">
              <w:rPr>
                <w:rFonts w:ascii="General Sans" w:hAnsi="General Sans"/>
                <w:sz w:val="19"/>
                <w:szCs w:val="19"/>
                <w:lang w:val="en-US"/>
              </w:rPr>
              <w:t xml:space="preserve">knees slightly bent so you can reach the urethral area and control the UroDapter and </w:t>
            </w:r>
            <w:ins w:author="Kéri András" w:date="2026-10-06T17:12:00Z" w16du:dateUtc="2026-10-06T15:12:00Z" w:id="216">
              <w:r w:rsidR="007E0FDE">
                <w:rPr>
                  <w:rFonts w:ascii="General Sans" w:hAnsi="General Sans"/>
                  <w:sz w:val="19"/>
                  <w:szCs w:val="19"/>
                  <w:lang w:val="en-US"/>
                </w:rPr>
                <w:t xml:space="preserve">the </w:t>
              </w:r>
            </w:ins>
            <w:r w:rsidRPr="00206685">
              <w:rPr>
                <w:rFonts w:ascii="General Sans" w:hAnsi="General Sans"/>
                <w:sz w:val="19"/>
                <w:szCs w:val="19"/>
                <w:lang w:val="en-US"/>
              </w:rPr>
              <w:t xml:space="preserve">syringe without straining. Adjust your </w:t>
            </w:r>
            <w:del w:author="Kéri András" w:date="2026-10-06T17:12:00Z" w16du:dateUtc="2026-10-06T15:12:00Z" w:id="217">
              <w:r w:rsidRPr="00206685" w:rsidDel="007E0FDE">
                <w:rPr>
                  <w:rFonts w:ascii="General Sans" w:hAnsi="General Sans"/>
                  <w:sz w:val="19"/>
                  <w:szCs w:val="19"/>
                  <w:lang w:val="en-US"/>
                </w:rPr>
                <w:delText xml:space="preserve">stance </w:delText>
              </w:r>
            </w:del>
            <w:ins w:author="Kéri András" w:date="2026-10-06T17:20:00Z" w16du:dateUtc="2026-10-06T15:20:00Z" w:id="218">
              <w:r w:rsidR="007E0FDE">
                <w:rPr>
                  <w:rFonts w:ascii="General Sans" w:hAnsi="General Sans"/>
                  <w:sz w:val="19"/>
                  <w:szCs w:val="19"/>
                  <w:lang w:val="en-US"/>
                </w:rPr>
                <w:t xml:space="preserve">posture </w:t>
              </w:r>
            </w:ins>
            <w:r w:rsidRPr="00206685">
              <w:rPr>
                <w:rFonts w:ascii="General Sans" w:hAnsi="General Sans"/>
                <w:sz w:val="19"/>
                <w:szCs w:val="19"/>
                <w:lang w:val="en-US"/>
              </w:rPr>
              <w:t>to stay stable and comfortable throughout the instillation.</w:t>
            </w:r>
          </w:p>
        </w:tc>
      </w:tr>
      <w:tr w:rsidRPr="00206685" w:rsidR="0019744A" w:rsidTr="00F67589" w14:paraId="30F679CA" w14:textId="77777777">
        <w:tc>
          <w:tcPr>
            <w:tcW w:w="2127" w:type="dxa"/>
          </w:tcPr>
          <w:p w:rsidRPr="00206685" w:rsidR="0019744A" w:rsidP="00F67589" w:rsidRDefault="0019744A" w14:paraId="11DF4B77" w14:textId="77777777">
            <w:pPr>
              <w:pStyle w:val="NormlWeb"/>
              <w:rPr>
                <w:rFonts w:ascii="General Sans" w:hAnsi="General Sans"/>
                <w:lang w:val="en-US"/>
              </w:rPr>
            </w:pPr>
            <w:r w:rsidRPr="00206685">
              <w:rPr>
                <w:rFonts w:ascii="General Sans" w:hAnsi="General Sans"/>
                <w:noProof/>
                <w:lang w:val="en-US"/>
                <w14:ligatures w14:val="standardContextual"/>
              </w:rPr>
              <w:drawing>
                <wp:inline distT="0" distB="0" distL="0" distR="0" wp14:anchorId="0EE0195C" wp14:editId="13D2F5CF">
                  <wp:extent cx="1219200" cy="508000"/>
                  <wp:effectExtent l="0" t="0" r="0" b="0"/>
                  <wp:docPr id="23188541" name="Picture 3">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8541" name="Picture 3">
                            <a:hlinkClick r:id="rId44"/>
                          </pic:cNvPr>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19200" cy="508000"/>
                          </a:xfrm>
                          <a:prstGeom prst="rect">
                            <a:avLst/>
                          </a:prstGeom>
                        </pic:spPr>
                      </pic:pic>
                    </a:graphicData>
                  </a:graphic>
                </wp:inline>
              </w:drawing>
            </w:r>
          </w:p>
        </w:tc>
        <w:tc>
          <w:tcPr>
            <w:tcW w:w="6899" w:type="dxa"/>
          </w:tcPr>
          <w:p w:rsidRPr="00206685" w:rsidR="009E6B4C" w:rsidP="00F67589" w:rsidRDefault="009E6B4C" w14:paraId="56AFCA73" w14:textId="5ECA7C1A">
            <w:pPr>
              <w:pStyle w:val="cvgsua"/>
              <w:spacing w:before="0" w:beforeAutospacing="0" w:after="0" w:afterAutospacing="0" w:line="270" w:lineRule="atLeast"/>
              <w:jc w:val="both"/>
              <w:rPr>
                <w:rFonts w:ascii="General Sans" w:hAnsi="General Sans"/>
                <w:sz w:val="18"/>
                <w:szCs w:val="18"/>
                <w:lang w:val="en-US"/>
              </w:rPr>
            </w:pPr>
            <w:r w:rsidRPr="00206685">
              <w:rPr>
                <w:rFonts w:ascii="General Sans" w:hAnsi="General Sans"/>
                <w:sz w:val="18"/>
                <w:szCs w:val="18"/>
                <w:lang w:val="en-US"/>
              </w:rPr>
              <w:t xml:space="preserve">Wash your hands and external genital area with mild soap and water; rinse well. Gently separate the labia and disinfect the urethral opening and surrounding area. </w:t>
            </w:r>
            <w:del w:author="Kéri András" w:date="2026-10-06T17:12:00Z" w16du:dateUtc="2026-10-06T15:12:00Z" w:id="219">
              <w:r w:rsidRPr="00206685" w:rsidDel="007E0FDE">
                <w:rPr>
                  <w:rFonts w:ascii="General Sans" w:hAnsi="General Sans"/>
                  <w:sz w:val="18"/>
                  <w:szCs w:val="18"/>
                  <w:lang w:val="en-US"/>
                </w:rPr>
                <w:delText xml:space="preserve">Protect </w:delText>
              </w:r>
            </w:del>
            <w:ins w:author="Kéri András" w:date="2026-10-06T17:12:00Z" w16du:dateUtc="2026-10-06T15:12:00Z" w:id="220">
              <w:r w:rsidR="007E0FDE">
                <w:rPr>
                  <w:rFonts w:ascii="General Sans" w:hAnsi="General Sans"/>
                  <w:sz w:val="18"/>
                  <w:szCs w:val="18"/>
                  <w:lang w:val="en-US"/>
                </w:rPr>
                <w:t xml:space="preserve">Keep </w:t>
              </w:r>
            </w:ins>
            <w:r w:rsidRPr="00206685">
              <w:rPr>
                <w:rFonts w:ascii="General Sans" w:hAnsi="General Sans"/>
                <w:sz w:val="18"/>
                <w:szCs w:val="18"/>
                <w:lang w:val="en-US"/>
              </w:rPr>
              <w:t xml:space="preserve">the cleaned area and UroDapter tip </w:t>
            </w:r>
            <w:ins w:author="Kéri András" w:date="2026-10-06T17:13:00Z" w16du:dateUtc="2026-10-06T15:13:00Z" w:id="221">
              <w:r w:rsidR="007E0FDE">
                <w:rPr>
                  <w:rFonts w:ascii="General Sans" w:hAnsi="General Sans"/>
                  <w:sz w:val="18"/>
                  <w:szCs w:val="18"/>
                  <w:lang w:val="en-US"/>
                </w:rPr>
                <w:t xml:space="preserve">away </w:t>
              </w:r>
            </w:ins>
            <w:r w:rsidRPr="00206685">
              <w:rPr>
                <w:rFonts w:ascii="General Sans" w:hAnsi="General Sans"/>
                <w:sz w:val="18"/>
                <w:szCs w:val="18"/>
                <w:lang w:val="en-US"/>
              </w:rPr>
              <w:t>from unclean surfaces.</w:t>
            </w:r>
          </w:p>
        </w:tc>
      </w:tr>
      <w:tr w:rsidRPr="00206685" w:rsidR="0019744A" w:rsidTr="00F67589" w14:paraId="37501791" w14:textId="77777777">
        <w:tc>
          <w:tcPr>
            <w:tcW w:w="2127" w:type="dxa"/>
          </w:tcPr>
          <w:p w:rsidRPr="00206685" w:rsidR="0019744A" w:rsidP="00F67589" w:rsidRDefault="007C6EF2" w14:paraId="7AAB1651" w14:textId="115E9B49">
            <w:pPr>
              <w:pStyle w:val="NormlWeb"/>
              <w:rPr>
                <w:rFonts w:ascii="General Sans" w:hAnsi="General Sans"/>
                <w:lang w:val="en-US"/>
              </w:rPr>
            </w:pPr>
            <w:r w:rsidRPr="00206685">
              <w:rPr>
                <w:rFonts w:ascii="General Sans" w:hAnsi="General Sans"/>
                <w:noProof/>
                <w:lang w:val="en-US"/>
                <w14:ligatures w14:val="standardContextual"/>
              </w:rPr>
              <w:drawing>
                <wp:inline distT="0" distB="0" distL="0" distR="0" wp14:anchorId="7577FAC9" wp14:editId="7E22B050">
                  <wp:extent cx="1219200" cy="508000"/>
                  <wp:effectExtent l="0" t="0" r="0" b="0"/>
                  <wp:docPr id="349911010" name="Picture 12">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11010" name="Picture 12">
                            <a:hlinkClick r:id="rId45"/>
                          </pic:cNvPr>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219200" cy="508000"/>
                          </a:xfrm>
                          <a:prstGeom prst="rect">
                            <a:avLst/>
                          </a:prstGeom>
                        </pic:spPr>
                      </pic:pic>
                    </a:graphicData>
                  </a:graphic>
                </wp:inline>
              </w:drawing>
            </w:r>
          </w:p>
        </w:tc>
        <w:tc>
          <w:tcPr>
            <w:tcW w:w="6899" w:type="dxa"/>
          </w:tcPr>
          <w:p w:rsidRPr="00206685" w:rsidR="0019744A" w:rsidP="00F67589" w:rsidRDefault="009E6B4C" w14:paraId="10841CC3" w14:textId="29FE96BF">
            <w:pPr>
              <w:pStyle w:val="NormlWeb"/>
              <w:jc w:val="both"/>
              <w:rPr>
                <w:rFonts w:ascii="General Sans" w:hAnsi="General Sans"/>
                <w:sz w:val="19"/>
                <w:szCs w:val="19"/>
                <w:lang w:val="en-US"/>
              </w:rPr>
            </w:pPr>
            <w:r w:rsidRPr="00206685">
              <w:rPr>
                <w:rStyle w:val="agcmg"/>
                <w:rFonts w:ascii="General Sans" w:hAnsi="General Sans"/>
                <w:sz w:val="19"/>
                <w:szCs w:val="19"/>
                <w:lang w:val="en-US"/>
              </w:rPr>
              <w:t xml:space="preserve">Gently keep the labia apart and use a clean finger to trace up or down the midline between the clitoris and </w:t>
            </w:r>
            <w:ins w:author="Kéri András" w:date="2026-10-06T17:13:00Z" w16du:dateUtc="2026-10-06T15:13:00Z" w:id="222">
              <w:r w:rsidR="007E0FDE">
                <w:rPr>
                  <w:rStyle w:val="agcmg"/>
                  <w:rFonts w:ascii="General Sans" w:hAnsi="General Sans"/>
                  <w:sz w:val="19"/>
                  <w:szCs w:val="19"/>
                  <w:lang w:val="en-US"/>
                </w:rPr>
                <w:t>t</w:t>
              </w:r>
              <w:r w:rsidR="007E0FDE">
                <w:rPr>
                  <w:rStyle w:val="agcmg"/>
                  <w:sz w:val="19"/>
                  <w:szCs w:val="19"/>
                </w:rPr>
                <w:t xml:space="preserve">he </w:t>
              </w:r>
            </w:ins>
            <w:r w:rsidRPr="00206685">
              <w:rPr>
                <w:rStyle w:val="agcmg"/>
                <w:rFonts w:ascii="General Sans" w:hAnsi="General Sans"/>
                <w:sz w:val="19"/>
                <w:szCs w:val="19"/>
                <w:lang w:val="en-US"/>
              </w:rPr>
              <w:t xml:space="preserve">vaginal opening until you find the urethral </w:t>
            </w:r>
            <w:del w:author="Kéri András" w:date="2026-10-06T17:13:00Z" w16du:dateUtc="2026-10-06T15:13:00Z" w:id="223">
              <w:r w:rsidRPr="00206685" w:rsidDel="007E0FDE">
                <w:rPr>
                  <w:rStyle w:val="agcmg"/>
                  <w:rFonts w:ascii="General Sans" w:hAnsi="General Sans"/>
                  <w:sz w:val="19"/>
                  <w:szCs w:val="19"/>
                  <w:lang w:val="en-US"/>
                </w:rPr>
                <w:delText>opening</w:delText>
              </w:r>
            </w:del>
            <w:ins w:author="Kéri András" w:date="2026-10-06T17:13:00Z" w16du:dateUtc="2026-10-06T15:13:00Z" w:id="224">
              <w:r w:rsidR="007E0FDE">
                <w:rPr>
                  <w:rStyle w:val="agcmg"/>
                  <w:rFonts w:ascii="General Sans" w:hAnsi="General Sans"/>
                  <w:sz w:val="19"/>
                  <w:szCs w:val="19"/>
                  <w:lang w:val="en-US"/>
                </w:rPr>
                <w:t>o</w:t>
              </w:r>
              <w:r w:rsidR="007E0FDE">
                <w:rPr>
                  <w:rStyle w:val="agcmg"/>
                  <w:sz w:val="19"/>
                  <w:szCs w:val="19"/>
                </w:rPr>
                <w:t xml:space="preserve">rifice </w:t>
              </w:r>
            </w:ins>
            <w:r w:rsidRPr="00206685">
              <w:rPr>
                <w:rStyle w:val="agcmg"/>
                <w:rFonts w:ascii="General Sans" w:hAnsi="General Sans"/>
                <w:sz w:val="19"/>
                <w:szCs w:val="19"/>
                <w:lang w:val="en-US"/>
              </w:rPr>
              <w:t>. This usually becomes easier with practice.</w:t>
            </w:r>
          </w:p>
        </w:tc>
      </w:tr>
      <w:tr w:rsidRPr="00206685" w:rsidR="0019744A" w:rsidTr="00F67589" w14:paraId="3384DB28" w14:textId="77777777">
        <w:tc>
          <w:tcPr>
            <w:tcW w:w="2127" w:type="dxa"/>
          </w:tcPr>
          <w:p w:rsidRPr="00206685" w:rsidR="0019744A" w:rsidP="00F67589" w:rsidRDefault="0019744A" w14:paraId="16A4EE65" w14:textId="77777777">
            <w:pPr>
              <w:pStyle w:val="NormlWeb"/>
              <w:rPr>
                <w:rFonts w:ascii="General Sans" w:hAnsi="General Sans"/>
                <w:lang w:val="en-US"/>
              </w:rPr>
            </w:pPr>
            <w:r w:rsidRPr="00206685">
              <w:rPr>
                <w:rFonts w:ascii="General Sans" w:hAnsi="General Sans"/>
                <w:noProof/>
                <w:lang w:val="en-US"/>
                <w14:ligatures w14:val="standardContextual"/>
              </w:rPr>
              <w:drawing>
                <wp:inline distT="0" distB="0" distL="0" distR="0" wp14:anchorId="7157C104" wp14:editId="5ED074EE">
                  <wp:extent cx="1219200" cy="508000"/>
                  <wp:effectExtent l="0" t="0" r="0" b="0"/>
                  <wp:docPr id="1684080851" name="Picture 5">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80851" name="Picture 5">
                            <a:hlinkClick r:id="rId47"/>
                          </pic:cNvPr>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219200" cy="508000"/>
                          </a:xfrm>
                          <a:prstGeom prst="rect">
                            <a:avLst/>
                          </a:prstGeom>
                        </pic:spPr>
                      </pic:pic>
                    </a:graphicData>
                  </a:graphic>
                </wp:inline>
              </w:drawing>
            </w:r>
          </w:p>
        </w:tc>
        <w:tc>
          <w:tcPr>
            <w:tcW w:w="6899" w:type="dxa"/>
          </w:tcPr>
          <w:p w:rsidRPr="00206685" w:rsidR="009E6B4C" w:rsidP="009E6B4C" w:rsidRDefault="007C6EF2" w14:paraId="505A4E90" w14:textId="2A5891E2">
            <w:pPr>
              <w:pStyle w:val="NormlWeb"/>
              <w:jc w:val="both"/>
              <w:rPr>
                <w:rFonts w:ascii="General Sans" w:hAnsi="General Sans"/>
                <w:sz w:val="19"/>
                <w:szCs w:val="19"/>
                <w:lang w:val="en-US"/>
              </w:rPr>
            </w:pPr>
            <w:r w:rsidRPr="00206685">
              <w:rPr>
                <w:rStyle w:val="agcmg"/>
                <w:rFonts w:ascii="General Sans" w:hAnsi="General Sans"/>
                <w:sz w:val="19"/>
                <w:szCs w:val="19"/>
                <w:lang w:val="en-US"/>
              </w:rPr>
              <w:t xml:space="preserve">Keep the labia gently </w:t>
            </w:r>
            <w:r w:rsidRPr="00206685" w:rsidR="009E6B4C">
              <w:rPr>
                <w:rStyle w:val="agcmg"/>
                <w:rFonts w:ascii="General Sans" w:hAnsi="General Sans"/>
                <w:sz w:val="19"/>
                <w:szCs w:val="19"/>
                <w:lang w:val="en-US"/>
              </w:rPr>
              <w:t>apart and slide the</w:t>
            </w:r>
            <w:r w:rsidRPr="00206685">
              <w:rPr>
                <w:rStyle w:val="agcmg"/>
                <w:rFonts w:ascii="General Sans" w:hAnsi="General Sans"/>
                <w:sz w:val="19"/>
                <w:szCs w:val="19"/>
                <w:lang w:val="en-US"/>
              </w:rPr>
              <w:t xml:space="preserve"> UroDapter </w:t>
            </w:r>
            <w:r w:rsidRPr="00206685" w:rsidR="009E6B4C">
              <w:rPr>
                <w:rStyle w:val="agcmg"/>
                <w:rFonts w:ascii="General Sans" w:hAnsi="General Sans"/>
                <w:sz w:val="19"/>
                <w:szCs w:val="19"/>
                <w:lang w:val="en-US"/>
              </w:rPr>
              <w:t xml:space="preserve">down </w:t>
            </w:r>
            <w:r w:rsidRPr="00206685">
              <w:rPr>
                <w:rStyle w:val="agcmg"/>
                <w:rFonts w:ascii="General Sans" w:hAnsi="General Sans"/>
                <w:sz w:val="19"/>
                <w:szCs w:val="19"/>
                <w:lang w:val="en-US"/>
              </w:rPr>
              <w:t>the midline</w:t>
            </w:r>
            <w:r w:rsidRPr="00206685" w:rsidR="009E6B4C">
              <w:rPr>
                <w:rStyle w:val="agcmg"/>
                <w:rFonts w:ascii="General Sans" w:hAnsi="General Sans"/>
                <w:sz w:val="19"/>
                <w:szCs w:val="19"/>
                <w:lang w:val="en-US"/>
              </w:rPr>
              <w:t xml:space="preserve"> </w:t>
            </w:r>
            <w:r w:rsidRPr="00206685">
              <w:rPr>
                <w:rStyle w:val="agcmg"/>
                <w:rFonts w:ascii="General Sans" w:hAnsi="General Sans"/>
                <w:sz w:val="19"/>
                <w:szCs w:val="19"/>
                <w:lang w:val="en-US"/>
              </w:rPr>
              <w:t>until the tip reaches the urethral opening.</w:t>
            </w:r>
            <w:r w:rsidRPr="00206685" w:rsidR="009E6B4C">
              <w:rPr>
                <w:rStyle w:val="agcmg"/>
                <w:rFonts w:ascii="General Sans" w:hAnsi="General Sans"/>
                <w:sz w:val="19"/>
                <w:szCs w:val="19"/>
                <w:lang w:val="en-US"/>
              </w:rPr>
              <w:t xml:space="preserve"> A</w:t>
            </w:r>
            <w:r w:rsidRPr="00206685">
              <w:rPr>
                <w:rStyle w:val="agcmg"/>
                <w:rFonts w:ascii="General Sans" w:hAnsi="General Sans"/>
                <w:sz w:val="19"/>
                <w:szCs w:val="19"/>
                <w:lang w:val="en-US"/>
              </w:rPr>
              <w:t>lign the syringe with the natural direction of the urethra and use gentle, controlled pressure rather than forcing it.</w:t>
            </w:r>
          </w:p>
        </w:tc>
      </w:tr>
      <w:tr w:rsidRPr="00206685" w:rsidR="0019744A" w:rsidTr="00F67589" w14:paraId="05ACB69D" w14:textId="77777777">
        <w:tc>
          <w:tcPr>
            <w:tcW w:w="2127" w:type="dxa"/>
          </w:tcPr>
          <w:p w:rsidRPr="00206685" w:rsidR="0019744A" w:rsidP="00F67589" w:rsidRDefault="0019744A" w14:paraId="0AD85624" w14:textId="77777777">
            <w:pPr>
              <w:pStyle w:val="NormlWeb"/>
              <w:rPr>
                <w:rFonts w:ascii="General Sans" w:hAnsi="General Sans"/>
                <w:lang w:val="en-US"/>
              </w:rPr>
            </w:pPr>
            <w:r w:rsidRPr="00206685">
              <w:rPr>
                <w:rFonts w:ascii="General Sans" w:hAnsi="General Sans"/>
                <w:noProof/>
                <w:lang w:val="en-US"/>
                <w14:ligatures w14:val="standardContextual"/>
              </w:rPr>
              <w:drawing>
                <wp:inline distT="0" distB="0" distL="0" distR="0" wp14:anchorId="38950F33" wp14:editId="26B091A7">
                  <wp:extent cx="1219200" cy="508000"/>
                  <wp:effectExtent l="0" t="0" r="0" b="0"/>
                  <wp:docPr id="879109977" name="Picture 6">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09977" name="Picture 6">
                            <a:hlinkClick r:id="rId48"/>
                          </pic:cNvPr>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219200" cy="508000"/>
                          </a:xfrm>
                          <a:prstGeom prst="rect">
                            <a:avLst/>
                          </a:prstGeom>
                        </pic:spPr>
                      </pic:pic>
                    </a:graphicData>
                  </a:graphic>
                </wp:inline>
              </w:drawing>
            </w:r>
          </w:p>
        </w:tc>
        <w:tc>
          <w:tcPr>
            <w:tcW w:w="6899" w:type="dxa"/>
          </w:tcPr>
          <w:p w:rsidRPr="00206685" w:rsidR="009E6B4C" w:rsidP="00F67589" w:rsidRDefault="009E6B4C" w14:paraId="286D56EE" w14:textId="0BD36E5F">
            <w:pPr>
              <w:pStyle w:val="NormlWeb"/>
              <w:jc w:val="both"/>
              <w:rPr>
                <w:rFonts w:ascii="General Sans" w:hAnsi="General Sans"/>
                <w:sz w:val="19"/>
                <w:szCs w:val="19"/>
                <w:lang w:val="en-US"/>
              </w:rPr>
            </w:pPr>
            <w:r w:rsidRPr="00206685">
              <w:rPr>
                <w:rFonts w:ascii="General Sans" w:hAnsi="General Sans"/>
                <w:sz w:val="19"/>
                <w:szCs w:val="19"/>
                <w:lang w:val="en-US"/>
              </w:rPr>
              <w:t xml:space="preserve">Relax your pelvic area and gently advance the UroDapter until the collar seals </w:t>
            </w:r>
            <w:del w:author="Kéri András" w:date="2026-10-06T17:14:00Z" w16du:dateUtc="2026-10-06T15:14:00Z" w:id="225">
              <w:r w:rsidRPr="00206685" w:rsidDel="007E0FDE">
                <w:rPr>
                  <w:rFonts w:ascii="General Sans" w:hAnsi="General Sans"/>
                  <w:sz w:val="19"/>
                  <w:szCs w:val="19"/>
                  <w:lang w:val="en-US"/>
                </w:rPr>
                <w:delText xml:space="preserve">fully around </w:delText>
              </w:r>
            </w:del>
            <w:r w:rsidRPr="00206685">
              <w:rPr>
                <w:rFonts w:ascii="General Sans" w:hAnsi="General Sans"/>
                <w:sz w:val="19"/>
                <w:szCs w:val="19"/>
                <w:lang w:val="en-US"/>
              </w:rPr>
              <w:t>the urethral opening</w:t>
            </w:r>
            <w:ins w:author="Kéri András" w:date="2026-10-06T17:14:00Z" w16du:dateUtc="2026-10-06T15:14:00Z" w:id="226">
              <w:r w:rsidR="007E0FDE">
                <w:rPr>
                  <w:rFonts w:ascii="General Sans" w:hAnsi="General Sans"/>
                  <w:sz w:val="19"/>
                  <w:szCs w:val="19"/>
                  <w:lang w:val="en-US"/>
                </w:rPr>
                <w:t xml:space="preserve"> fully</w:t>
              </w:r>
            </w:ins>
            <w:r w:rsidRPr="00206685">
              <w:rPr>
                <w:rFonts w:ascii="General Sans" w:hAnsi="General Sans"/>
                <w:sz w:val="19"/>
                <w:szCs w:val="19"/>
                <w:lang w:val="en-US"/>
              </w:rPr>
              <w:t xml:space="preserve">. Keep it aligned with steady inward pressure, without excessive force, and maintain a stable </w:t>
            </w:r>
            <w:del w:author="Kéri András" w:date="2026-10-06T17:14:00Z" w16du:dateUtc="2026-10-06T15:14:00Z" w:id="227">
              <w:r w:rsidRPr="00206685" w:rsidDel="007E0FDE">
                <w:rPr>
                  <w:rFonts w:ascii="General Sans" w:hAnsi="General Sans"/>
                  <w:sz w:val="19"/>
                  <w:szCs w:val="19"/>
                  <w:lang w:val="en-US"/>
                </w:rPr>
                <w:delText>stance</w:delText>
              </w:r>
            </w:del>
            <w:ins w:author="Kéri András" w:date="2026-10-06T17:14:00Z" w16du:dateUtc="2026-10-06T15:14:00Z" w:id="228">
              <w:r w:rsidR="007E0FDE">
                <w:rPr>
                  <w:rFonts w:ascii="General Sans" w:hAnsi="General Sans"/>
                  <w:sz w:val="19"/>
                  <w:szCs w:val="19"/>
                  <w:lang w:val="en-US"/>
                </w:rPr>
                <w:t>position</w:t>
              </w:r>
            </w:ins>
            <w:r w:rsidRPr="00206685">
              <w:rPr>
                <w:rFonts w:ascii="General Sans" w:hAnsi="General Sans"/>
                <w:sz w:val="19"/>
                <w:szCs w:val="19"/>
                <w:lang w:val="en-US"/>
              </w:rPr>
              <w:t>.</w:t>
            </w:r>
          </w:p>
        </w:tc>
      </w:tr>
      <w:tr w:rsidRPr="00206685" w:rsidR="0019744A" w:rsidTr="00F67589" w14:paraId="294F4F79" w14:textId="77777777">
        <w:tc>
          <w:tcPr>
            <w:tcW w:w="2127" w:type="dxa"/>
          </w:tcPr>
          <w:p w:rsidRPr="00206685" w:rsidR="0019744A" w:rsidP="00F67589" w:rsidRDefault="0019744A" w14:paraId="4DE669D2" w14:textId="77777777">
            <w:pPr>
              <w:pStyle w:val="NormlWeb"/>
              <w:rPr>
                <w:rFonts w:ascii="General Sans" w:hAnsi="General Sans"/>
                <w:lang w:val="en-US"/>
              </w:rPr>
            </w:pPr>
            <w:r w:rsidRPr="00206685">
              <w:rPr>
                <w:rFonts w:ascii="General Sans" w:hAnsi="General Sans"/>
                <w:noProof/>
                <w:lang w:val="en-US"/>
                <w14:ligatures w14:val="standardContextual"/>
              </w:rPr>
              <w:drawing>
                <wp:inline distT="0" distB="0" distL="0" distR="0" wp14:anchorId="229F3FE3" wp14:editId="652EE966">
                  <wp:extent cx="1219200" cy="355600"/>
                  <wp:effectExtent l="0" t="0" r="0" b="0"/>
                  <wp:docPr id="112884521" name="Picture 7">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4521" name="Picture 7">
                            <a:hlinkClick r:id="rId49"/>
                          </pic:cNvPr>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219200" cy="355600"/>
                          </a:xfrm>
                          <a:prstGeom prst="rect">
                            <a:avLst/>
                          </a:prstGeom>
                        </pic:spPr>
                      </pic:pic>
                    </a:graphicData>
                  </a:graphic>
                </wp:inline>
              </w:drawing>
            </w:r>
          </w:p>
        </w:tc>
        <w:tc>
          <w:tcPr>
            <w:tcW w:w="6899" w:type="dxa"/>
          </w:tcPr>
          <w:p w:rsidRPr="00206685" w:rsidR="008F635E" w:rsidP="00F67589" w:rsidRDefault="007C6EF2" w14:paraId="1B766D64" w14:textId="76D53A1B">
            <w:pPr>
              <w:pStyle w:val="NormlWeb"/>
              <w:jc w:val="both"/>
              <w:rPr>
                <w:rFonts w:ascii="General Sans" w:hAnsi="General Sans"/>
                <w:sz w:val="19"/>
                <w:szCs w:val="19"/>
                <w:lang w:val="en-US"/>
              </w:rPr>
            </w:pPr>
            <w:r w:rsidRPr="00206685">
              <w:rPr>
                <w:rStyle w:val="agcmg"/>
                <w:rFonts w:ascii="General Sans" w:hAnsi="General Sans"/>
                <w:sz w:val="19"/>
                <w:szCs w:val="19"/>
                <w:lang w:val="en-US"/>
              </w:rPr>
              <w:t>Keep your pelvic area relaxed and maintain the seal</w:t>
            </w:r>
            <w:ins w:author="Kéri András" w:date="2026-10-06T17:14:00Z" w16du:dateUtc="2026-10-06T15:14:00Z" w:id="229">
              <w:r w:rsidR="007E0FDE">
                <w:rPr>
                  <w:rStyle w:val="agcmg"/>
                  <w:rFonts w:ascii="General Sans" w:hAnsi="General Sans"/>
                  <w:sz w:val="19"/>
                  <w:szCs w:val="19"/>
                  <w:lang w:val="en-US"/>
                </w:rPr>
                <w:t>i</w:t>
              </w:r>
              <w:r w:rsidR="007E0FDE">
                <w:rPr>
                  <w:rStyle w:val="agcmg"/>
                  <w:sz w:val="19"/>
                  <w:szCs w:val="19"/>
                </w:rPr>
                <w:t>ng of the collar</w:t>
              </w:r>
            </w:ins>
            <w:r w:rsidRPr="00206685">
              <w:rPr>
                <w:rStyle w:val="agcmg"/>
                <w:rFonts w:ascii="General Sans" w:hAnsi="General Sans"/>
                <w:sz w:val="19"/>
                <w:szCs w:val="19"/>
                <w:lang w:val="en-US"/>
              </w:rPr>
              <w:t xml:space="preserve">, </w:t>
            </w:r>
            <w:ins w:author="Kéri András" w:date="2026-10-06T17:15:00Z" w16du:dateUtc="2026-10-06T15:15:00Z" w:id="230">
              <w:r w:rsidR="007E0FDE">
                <w:rPr>
                  <w:rStyle w:val="agcmg"/>
                  <w:rFonts w:ascii="General Sans" w:hAnsi="General Sans"/>
                  <w:sz w:val="19"/>
                  <w:szCs w:val="19"/>
                  <w:lang w:val="en-US"/>
                </w:rPr>
                <w:t>t</w:t>
              </w:r>
              <w:r w:rsidR="007E0FDE">
                <w:rPr>
                  <w:rStyle w:val="agcmg"/>
                  <w:sz w:val="19"/>
                  <w:szCs w:val="19"/>
                </w:rPr>
                <w:t xml:space="preserve">he </w:t>
              </w:r>
            </w:ins>
            <w:r w:rsidRPr="00206685">
              <w:rPr>
                <w:rStyle w:val="agcmg"/>
                <w:rFonts w:ascii="General Sans" w:hAnsi="General Sans"/>
                <w:sz w:val="19"/>
                <w:szCs w:val="19"/>
                <w:lang w:val="en-US"/>
              </w:rPr>
              <w:t xml:space="preserve">alignment, and </w:t>
            </w:r>
            <w:ins w:author="Kéri András" w:date="2026-10-06T17:15:00Z" w16du:dateUtc="2026-10-06T15:15:00Z" w:id="231">
              <w:r w:rsidR="007E0FDE">
                <w:rPr>
                  <w:rStyle w:val="agcmg"/>
                  <w:rFonts w:ascii="General Sans" w:hAnsi="General Sans"/>
                  <w:sz w:val="19"/>
                  <w:szCs w:val="19"/>
                  <w:lang w:val="en-US"/>
                </w:rPr>
                <w:t>t</w:t>
              </w:r>
              <w:r w:rsidR="007E0FDE">
                <w:rPr>
                  <w:rStyle w:val="agcmg"/>
                  <w:sz w:val="19"/>
                  <w:szCs w:val="19"/>
                </w:rPr>
                <w:t xml:space="preserve">he </w:t>
              </w:r>
            </w:ins>
            <w:r w:rsidRPr="00206685">
              <w:rPr>
                <w:rStyle w:val="agcmg"/>
                <w:rFonts w:ascii="General Sans" w:hAnsi="General Sans"/>
                <w:sz w:val="19"/>
                <w:szCs w:val="19"/>
                <w:lang w:val="en-US"/>
              </w:rPr>
              <w:t xml:space="preserve">steady inward pressure while slowly pressing the plunger at a controlled pace. </w:t>
            </w:r>
            <w:del w:author="Kéri András" w:date="2026-10-06T17:15:00Z" w16du:dateUtc="2026-10-06T15:15:00Z" w:id="232">
              <w:r w:rsidRPr="00206685" w:rsidDel="007E0FDE">
                <w:rPr>
                  <w:rStyle w:val="agcmg"/>
                  <w:rFonts w:ascii="General Sans" w:hAnsi="General Sans"/>
                  <w:sz w:val="19"/>
                  <w:szCs w:val="19"/>
                  <w:lang w:val="en-US"/>
                </w:rPr>
                <w:delText xml:space="preserve">if </w:delText>
              </w:r>
            </w:del>
            <w:ins w:author="Kéri András" w:date="2026-10-06T17:15:00Z" w16du:dateUtc="2026-10-06T15:15:00Z" w:id="233">
              <w:r w:rsidR="007E0FDE">
                <w:rPr>
                  <w:rStyle w:val="agcmg"/>
                  <w:rFonts w:ascii="General Sans" w:hAnsi="General Sans"/>
                  <w:sz w:val="19"/>
                  <w:szCs w:val="19"/>
                  <w:lang w:val="en-US"/>
                </w:rPr>
                <w:t>I</w:t>
              </w:r>
              <w:r w:rsidRPr="00206685" w:rsidR="007E0FDE">
                <w:rPr>
                  <w:rStyle w:val="agcmg"/>
                  <w:rFonts w:ascii="General Sans" w:hAnsi="General Sans"/>
                  <w:sz w:val="19"/>
                  <w:szCs w:val="19"/>
                  <w:lang w:val="en-US"/>
                </w:rPr>
                <w:t xml:space="preserve">f </w:t>
              </w:r>
            </w:ins>
            <w:r w:rsidRPr="00206685">
              <w:rPr>
                <w:rStyle w:val="agcmg"/>
                <w:rFonts w:ascii="General Sans" w:hAnsi="General Sans"/>
                <w:sz w:val="19"/>
                <w:szCs w:val="19"/>
                <w:lang w:val="en-US"/>
              </w:rPr>
              <w:t>you notice leakage or increased resistance, pause and adjust before continuing.</w:t>
            </w:r>
          </w:p>
        </w:tc>
      </w:tr>
      <w:tr w:rsidRPr="00206685" w:rsidR="0019744A" w:rsidTr="00F67589" w14:paraId="64EC79AB" w14:textId="77777777">
        <w:tc>
          <w:tcPr>
            <w:tcW w:w="2127" w:type="dxa"/>
          </w:tcPr>
          <w:p w:rsidRPr="00206685" w:rsidR="0019744A" w:rsidP="00F67589" w:rsidRDefault="0019744A" w14:paraId="62A8ACFF" w14:textId="77777777">
            <w:pPr>
              <w:pStyle w:val="NormlWeb"/>
              <w:rPr>
                <w:rFonts w:ascii="General Sans" w:hAnsi="General Sans"/>
                <w:lang w:val="en-US"/>
              </w:rPr>
            </w:pPr>
            <w:r w:rsidRPr="00206685">
              <w:rPr>
                <w:rFonts w:ascii="General Sans" w:hAnsi="General Sans"/>
                <w:noProof/>
                <w:lang w:val="en-US"/>
                <w14:ligatures w14:val="standardContextual"/>
              </w:rPr>
              <w:drawing>
                <wp:inline distT="0" distB="0" distL="0" distR="0" wp14:anchorId="303D0EEB" wp14:editId="3E551D28">
                  <wp:extent cx="1219200" cy="660400"/>
                  <wp:effectExtent l="0" t="0" r="0" b="0"/>
                  <wp:docPr id="1693460569" name="Picture 8">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60569" name="Picture 8">
                            <a:hlinkClick r:id="rId50"/>
                          </pic:cNvPr>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219200" cy="660400"/>
                          </a:xfrm>
                          <a:prstGeom prst="rect">
                            <a:avLst/>
                          </a:prstGeom>
                        </pic:spPr>
                      </pic:pic>
                    </a:graphicData>
                  </a:graphic>
                </wp:inline>
              </w:drawing>
            </w:r>
          </w:p>
        </w:tc>
        <w:tc>
          <w:tcPr>
            <w:tcW w:w="6899" w:type="dxa"/>
          </w:tcPr>
          <w:p w:rsidRPr="007E0FDE" w:rsidR="0019744A" w:rsidP="00244A93" w:rsidRDefault="00244A93" w14:paraId="7C019CE2" w14:textId="2080F362">
            <w:pPr>
              <w:pStyle w:val="NormlWeb"/>
              <w:jc w:val="both"/>
              <w:rPr>
                <w:b/>
                <w:bCs/>
                <w:lang w:val="en-US"/>
              </w:rPr>
            </w:pPr>
            <w:r w:rsidRPr="007E0FDE">
              <w:rPr>
                <w:rStyle w:val="agcmg"/>
                <w:rFonts w:ascii="General Sans" w:hAnsi="General Sans"/>
                <w:sz w:val="19"/>
                <w:szCs w:val="19"/>
                <w:lang w:val="en-US"/>
              </w:rPr>
              <w:t>Leakage usually means the seal</w:t>
            </w:r>
            <w:ins w:author="Kéri András" w:date="2026-10-06T17:15:00Z" w16du:dateUtc="2026-10-06T15:15:00Z" w:id="234">
              <w:r w:rsidRPr="007E0FDE" w:rsidR="007E0FDE">
                <w:rPr>
                  <w:rStyle w:val="agcmg"/>
                  <w:rFonts w:ascii="General Sans" w:hAnsi="General Sans"/>
                  <w:sz w:val="19"/>
                  <w:szCs w:val="19"/>
                  <w:lang w:val="en-US"/>
                </w:rPr>
                <w:t>i</w:t>
              </w:r>
              <w:r w:rsidRPr="007E0FDE" w:rsidR="007E0FDE">
                <w:rPr>
                  <w:rStyle w:val="agcmg"/>
                  <w:sz w:val="19"/>
                  <w:szCs w:val="19"/>
                  <w:lang w:val="en-US"/>
                </w:rPr>
                <w:t>ng</w:t>
              </w:r>
            </w:ins>
            <w:r w:rsidRPr="007E0FDE">
              <w:rPr>
                <w:rStyle w:val="agcmg"/>
                <w:rFonts w:ascii="General Sans" w:hAnsi="General Sans"/>
                <w:sz w:val="19"/>
                <w:szCs w:val="19"/>
                <w:lang w:val="en-US"/>
              </w:rPr>
              <w:t xml:space="preserve">, </w:t>
            </w:r>
            <w:ins w:author="Kéri András" w:date="2026-10-06T17:15:00Z" w16du:dateUtc="2026-10-06T15:15:00Z" w:id="235">
              <w:r w:rsidRPr="007E0FDE" w:rsidR="007E0FDE">
                <w:rPr>
                  <w:rStyle w:val="agcmg"/>
                  <w:rFonts w:ascii="General Sans" w:hAnsi="General Sans"/>
                  <w:sz w:val="19"/>
                  <w:szCs w:val="19"/>
                  <w:lang w:val="en-US"/>
                </w:rPr>
                <w:t>t</w:t>
              </w:r>
              <w:r w:rsidRPr="007E0FDE" w:rsidR="007E0FDE">
                <w:rPr>
                  <w:rStyle w:val="agcmg"/>
                  <w:sz w:val="19"/>
                  <w:szCs w:val="19"/>
                  <w:lang w:val="en-US"/>
                </w:rPr>
                <w:t xml:space="preserve">he </w:t>
              </w:r>
            </w:ins>
            <w:r w:rsidRPr="007E0FDE">
              <w:rPr>
                <w:rStyle w:val="agcmg"/>
                <w:rFonts w:ascii="General Sans" w:hAnsi="General Sans"/>
                <w:sz w:val="19"/>
                <w:szCs w:val="19"/>
                <w:lang w:val="en-US"/>
              </w:rPr>
              <w:t xml:space="preserve">pressure, or </w:t>
            </w:r>
            <w:ins w:author="Kéri András" w:date="2026-10-06T17:15:00Z" w16du:dateUtc="2026-10-06T15:15:00Z" w:id="236">
              <w:r w:rsidRPr="007E0FDE" w:rsidR="007E0FDE">
                <w:rPr>
                  <w:rStyle w:val="agcmg"/>
                  <w:rFonts w:ascii="General Sans" w:hAnsi="General Sans"/>
                  <w:sz w:val="19"/>
                  <w:szCs w:val="19"/>
                  <w:lang w:val="en-US"/>
                </w:rPr>
                <w:t>t</w:t>
              </w:r>
              <w:r w:rsidRPr="007E0FDE" w:rsidR="007E0FDE">
                <w:rPr>
                  <w:rStyle w:val="agcmg"/>
                  <w:sz w:val="19"/>
                  <w:szCs w:val="19"/>
                  <w:lang w:val="en-US"/>
                </w:rPr>
                <w:t xml:space="preserve">he angle </w:t>
              </w:r>
            </w:ins>
            <w:del w:author="Kéri András" w:date="2026-10-06T17:15:00Z" w16du:dateUtc="2026-10-06T15:15:00Z" w:id="237">
              <w:r w:rsidRPr="007E0FDE" w:rsidDel="007E0FDE">
                <w:rPr>
                  <w:rStyle w:val="agcmg"/>
                  <w:rFonts w:ascii="General Sans" w:hAnsi="General Sans"/>
                  <w:sz w:val="19"/>
                  <w:szCs w:val="19"/>
                  <w:lang w:val="en-US"/>
                </w:rPr>
                <w:delText xml:space="preserve">position </w:delText>
              </w:r>
            </w:del>
            <w:r w:rsidRPr="007E0FDE">
              <w:rPr>
                <w:rStyle w:val="agcmg"/>
                <w:rFonts w:ascii="General Sans" w:hAnsi="General Sans"/>
                <w:sz w:val="19"/>
                <w:szCs w:val="19"/>
                <w:lang w:val="en-US"/>
              </w:rPr>
              <w:t xml:space="preserve">needs adjustment, while resistance means you should pause rather than push harder. Relax, slightly reduce the pressure if needed, and </w:t>
            </w:r>
            <w:del w:author="Kéri András" w:date="2026-10-06T17:17:00Z" w16du:dateUtc="2026-10-06T15:17:00Z" w:id="238">
              <w:r w:rsidRPr="007E0FDE" w:rsidDel="007E0FDE">
                <w:rPr>
                  <w:rStyle w:val="agcmg"/>
                  <w:rFonts w:ascii="General Sans" w:hAnsi="General Sans"/>
                  <w:sz w:val="19"/>
                  <w:szCs w:val="19"/>
                  <w:lang w:val="en-US"/>
                </w:rPr>
                <w:delText xml:space="preserve">make </w:delText>
              </w:r>
            </w:del>
            <w:ins w:author="Kéri András" w:date="2026-10-06T17:17:00Z" w16du:dateUtc="2026-10-06T15:17:00Z" w:id="239">
              <w:r w:rsidR="007E0FDE">
                <w:rPr>
                  <w:rStyle w:val="agcmg"/>
                  <w:rFonts w:ascii="General Sans" w:hAnsi="General Sans"/>
                  <w:sz w:val="19"/>
                  <w:szCs w:val="19"/>
                  <w:lang w:val="en-US"/>
                </w:rPr>
                <w:t>a</w:t>
              </w:r>
              <w:r w:rsidR="007E0FDE">
                <w:rPr>
                  <w:rStyle w:val="agcmg"/>
                  <w:sz w:val="19"/>
                  <w:szCs w:val="19"/>
                </w:rPr>
                <w:t xml:space="preserve">pply </w:t>
              </w:r>
            </w:ins>
            <w:r w:rsidRPr="007E0FDE">
              <w:rPr>
                <w:rStyle w:val="agcmg"/>
                <w:rFonts w:ascii="General Sans" w:hAnsi="General Sans"/>
                <w:sz w:val="19"/>
                <w:szCs w:val="19"/>
                <w:lang w:val="en-US"/>
              </w:rPr>
              <w:t xml:space="preserve">small changes in </w:t>
            </w:r>
            <w:ins w:author="Kéri András" w:date="2026-10-06T17:17:00Z" w16du:dateUtc="2026-10-06T15:17:00Z" w:id="240">
              <w:r w:rsidR="007E0FDE">
                <w:rPr>
                  <w:rStyle w:val="agcmg"/>
                  <w:rFonts w:ascii="General Sans" w:hAnsi="General Sans"/>
                  <w:sz w:val="19"/>
                  <w:szCs w:val="19"/>
                  <w:lang w:val="en-US"/>
                </w:rPr>
                <w:t>y</w:t>
              </w:r>
              <w:r w:rsidR="007E0FDE">
                <w:rPr>
                  <w:rStyle w:val="agcmg"/>
                  <w:sz w:val="19"/>
                  <w:szCs w:val="19"/>
                </w:rPr>
                <w:t xml:space="preserve">our </w:t>
              </w:r>
            </w:ins>
            <w:r w:rsidRPr="007E0FDE">
              <w:rPr>
                <w:rStyle w:val="agcmg"/>
                <w:rFonts w:ascii="General Sans" w:hAnsi="General Sans"/>
                <w:sz w:val="19"/>
                <w:szCs w:val="19"/>
                <w:lang w:val="en-US"/>
              </w:rPr>
              <w:t xml:space="preserve">position or </w:t>
            </w:r>
            <w:ins w:author="Kéri András" w:date="2026-10-06T17:17:00Z" w16du:dateUtc="2026-10-06T15:17:00Z" w:id="241">
              <w:r w:rsidR="007E0FDE">
                <w:rPr>
                  <w:rStyle w:val="agcmg"/>
                  <w:rFonts w:ascii="General Sans" w:hAnsi="General Sans"/>
                  <w:sz w:val="19"/>
                  <w:szCs w:val="19"/>
                  <w:lang w:val="en-US"/>
                </w:rPr>
                <w:t>i</w:t>
              </w:r>
              <w:r w:rsidR="007E0FDE">
                <w:rPr>
                  <w:rStyle w:val="agcmg"/>
                  <w:sz w:val="19"/>
                  <w:szCs w:val="19"/>
                </w:rPr>
                <w:t xml:space="preserve">n the angle of the </w:t>
              </w:r>
            </w:ins>
            <w:r w:rsidRPr="007E0FDE">
              <w:rPr>
                <w:rStyle w:val="agcmg"/>
                <w:rFonts w:ascii="General Sans" w:hAnsi="General Sans"/>
                <w:sz w:val="19"/>
                <w:szCs w:val="19"/>
                <w:lang w:val="en-US"/>
              </w:rPr>
              <w:t xml:space="preserve">syringe </w:t>
            </w:r>
            <w:del w:author="Kéri András" w:date="2026-10-06T17:17:00Z" w16du:dateUtc="2026-10-06T15:17:00Z" w:id="242">
              <w:r w:rsidRPr="007E0FDE" w:rsidDel="007E0FDE">
                <w:rPr>
                  <w:rStyle w:val="agcmg"/>
                  <w:rFonts w:ascii="General Sans" w:hAnsi="General Sans"/>
                  <w:sz w:val="19"/>
                  <w:szCs w:val="19"/>
                  <w:lang w:val="en-US"/>
                </w:rPr>
                <w:delText xml:space="preserve">angle </w:delText>
              </w:r>
            </w:del>
            <w:r w:rsidRPr="007E0FDE">
              <w:rPr>
                <w:rStyle w:val="agcmg"/>
                <w:rFonts w:ascii="General Sans" w:hAnsi="General Sans"/>
                <w:sz w:val="19"/>
                <w:szCs w:val="19"/>
                <w:lang w:val="en-US"/>
              </w:rPr>
              <w:t>until the seal is stable and the solution flows more smoothly.</w:t>
            </w:r>
          </w:p>
        </w:tc>
      </w:tr>
    </w:tbl>
    <w:p w:rsidRPr="00206685" w:rsidR="00244A93" w:rsidP="00244A93" w:rsidRDefault="00244A93" w14:paraId="0DF0BE1E" w14:textId="77777777">
      <w:pPr>
        <w:spacing w:line="240" w:lineRule="auto"/>
        <w:jc w:val="center"/>
        <w:rPr>
          <w:rFonts w:ascii="General Sans Semibold" w:hAnsi="General Sans Semibold" w:cs="Times New Roman"/>
          <w:b/>
          <w:bCs/>
          <w:i/>
          <w:iCs/>
          <w:color w:val="156082" w:themeColor="accent1"/>
          <w:lang w:val="en-US"/>
        </w:rPr>
      </w:pPr>
    </w:p>
    <w:p w:rsidRPr="00206685" w:rsidR="009E7F0B" w:rsidP="00244A93" w:rsidRDefault="009E7F0B" w14:paraId="0A077C95" w14:textId="77777777">
      <w:pPr>
        <w:spacing w:line="240" w:lineRule="auto"/>
        <w:jc w:val="center"/>
        <w:rPr>
          <w:rFonts w:ascii="General Sans Semibold" w:hAnsi="General Sans Semibold" w:cs="Times New Roman"/>
          <w:b/>
          <w:bCs/>
          <w:i/>
          <w:iCs/>
          <w:color w:val="156082" w:themeColor="accent1"/>
          <w:lang w:val="en-US"/>
        </w:rPr>
      </w:pPr>
    </w:p>
    <w:p w:rsidRPr="00206685" w:rsidR="00711545" w:rsidP="00244A93" w:rsidRDefault="00711545" w14:paraId="3A417FE7" w14:textId="77777777">
      <w:pPr>
        <w:spacing w:line="240" w:lineRule="auto"/>
        <w:jc w:val="center"/>
        <w:rPr>
          <w:rFonts w:ascii="General Sans Semibold" w:hAnsi="General Sans Semibold" w:cs="Times New Roman"/>
          <w:b/>
          <w:bCs/>
          <w:i/>
          <w:iCs/>
          <w:color w:val="156082" w:themeColor="accent1"/>
          <w:lang w:val="en-US"/>
        </w:rPr>
      </w:pPr>
    </w:p>
    <w:p w:rsidRPr="00206685" w:rsidR="0019744A" w:rsidP="00EA03D3" w:rsidRDefault="00244A93" w14:paraId="5C637039" w14:textId="14704130">
      <w:pPr>
        <w:spacing w:line="240" w:lineRule="auto"/>
        <w:rPr>
          <w:color w:val="A02B93" w:themeColor="accent5"/>
          <w:lang w:val="en-US"/>
        </w:rPr>
      </w:pPr>
      <w:r w:rsidRPr="00206685">
        <w:rPr>
          <w:rFonts w:ascii="General Sans Semibold" w:hAnsi="General Sans Semibold" w:cs="Times New Roman"/>
          <w:b/>
          <w:bCs/>
          <w:i/>
          <w:iCs/>
          <w:color w:val="A02B93" w:themeColor="accent5"/>
          <w:lang w:val="en-US"/>
        </w:rPr>
        <w:t>Detailed instructions: Self-instillation while standing in the shower</w:t>
      </w:r>
    </w:p>
    <w:p w:rsidRPr="00206685" w:rsidR="0019744A" w:rsidP="0019744A" w:rsidRDefault="0019744A" w14:paraId="2584DC30" w14:textId="77777777">
      <w:pPr>
        <w:spacing w:after="0" w:line="240" w:lineRule="auto"/>
        <w:ind w:left="426" w:hanging="360"/>
        <w:rPr>
          <w:lang w:val="en-US"/>
        </w:rPr>
      </w:pPr>
    </w:p>
    <w:p w:rsidRPr="00206685" w:rsidR="0019744A" w:rsidP="00244A93" w:rsidRDefault="0019744A" w14:paraId="18D86653" w14:textId="701238D4">
      <w:pPr>
        <w:pStyle w:val="Cmsor2"/>
        <w:numPr>
          <w:ilvl w:val="0"/>
          <w:numId w:val="25"/>
        </w:numPr>
        <w:rPr>
          <w:rFonts w:ascii="General Sans Semibold" w:hAnsi="General Sans Semibold" w:eastAsia="Times New Roman"/>
          <w:b/>
          <w:bCs/>
          <w:color w:val="156082" w:themeColor="accent1"/>
          <w:sz w:val="28"/>
          <w:szCs w:val="28"/>
          <w:lang w:val="en-US"/>
        </w:rPr>
      </w:pPr>
      <w:bookmarkStart w:name="_Prepare_the_equipment_1" w:id="243"/>
      <w:bookmarkStart w:name="OLE_LINK29" w:id="244"/>
      <w:bookmarkEnd w:id="243"/>
      <w:r w:rsidRPr="00206685">
        <w:rPr>
          <w:rFonts w:ascii="General Sans Semibold" w:hAnsi="General Sans Semibold" w:eastAsia="Times New Roman"/>
          <w:b/>
          <w:bCs/>
          <w:color w:val="156082" w:themeColor="accent1"/>
          <w:sz w:val="28"/>
          <w:szCs w:val="28"/>
          <w:lang w:val="en-US"/>
        </w:rPr>
        <w:t xml:space="preserve">Prepare the equipment and shower area </w:t>
      </w:r>
    </w:p>
    <w:p w:rsidRPr="00206685" w:rsidR="0019744A" w:rsidP="00244A93" w:rsidRDefault="0019744A" w14:paraId="0E837598" w14:textId="0C5B26DD">
      <w:pPr>
        <w:pStyle w:val="NormlWeb"/>
        <w:jc w:val="both"/>
        <w:rPr>
          <w:rFonts w:ascii="General Sans" w:hAnsi="General Sans"/>
          <w:lang w:val="en-US"/>
        </w:rPr>
      </w:pPr>
      <w:r w:rsidRPr="00206685">
        <w:rPr>
          <w:rFonts w:ascii="General Sans" w:hAnsi="General Sans"/>
          <w:lang w:val="en-US"/>
        </w:rPr>
        <w:t xml:space="preserve">Empty your bladder </w:t>
      </w:r>
      <w:del w:author="Kéri András" w:date="2026-10-06T17:17:00Z" w16du:dateUtc="2026-10-06T15:17:00Z" w:id="245">
        <w:r w:rsidRPr="00206685" w:rsidDel="007E0FDE">
          <w:rPr>
            <w:rFonts w:ascii="General Sans" w:hAnsi="General Sans"/>
            <w:lang w:val="en-US"/>
          </w:rPr>
          <w:delText xml:space="preserve">immediately </w:delText>
        </w:r>
      </w:del>
      <w:r w:rsidRPr="00206685">
        <w:rPr>
          <w:rFonts w:ascii="General Sans" w:hAnsi="General Sans"/>
          <w:lang w:val="en-US"/>
        </w:rPr>
        <w:t xml:space="preserve">before preparing for the instillation. </w:t>
      </w:r>
    </w:p>
    <w:p w:rsidRPr="00206685" w:rsidR="0019744A" w:rsidP="00244A93" w:rsidRDefault="0019744A" w14:paraId="6442FD31" w14:textId="77777777">
      <w:pPr>
        <w:pStyle w:val="NormlWeb"/>
        <w:jc w:val="both"/>
        <w:rPr>
          <w:rFonts w:ascii="General Sans" w:hAnsi="General Sans"/>
          <w:lang w:val="en-US"/>
        </w:rPr>
      </w:pPr>
      <w:r w:rsidRPr="00206685">
        <w:rPr>
          <w:rFonts w:ascii="General Sans" w:hAnsi="General Sans"/>
          <w:lang w:val="en-US"/>
        </w:rPr>
        <w:t>Before you begin, prepare everything you will need so you can complete the instillation without interrupting the procedure.</w:t>
      </w:r>
    </w:p>
    <w:p w:rsidRPr="00206685" w:rsidR="0019744A" w:rsidP="00244A93" w:rsidRDefault="0019744A" w14:paraId="78F82ABF" w14:textId="60B73866">
      <w:pPr>
        <w:pStyle w:val="NormlWeb"/>
        <w:jc w:val="both"/>
        <w:rPr>
          <w:rFonts w:ascii="General Sans" w:hAnsi="General Sans"/>
          <w:lang w:val="en-US"/>
        </w:rPr>
      </w:pPr>
      <w:del w:author="Kéri András" w:date="2026-10-06T17:17:00Z" w16du:dateUtc="2026-10-06T15:17:00Z" w:id="246">
        <w:r w:rsidRPr="00206685" w:rsidDel="007E0FDE">
          <w:rPr>
            <w:rFonts w:ascii="General Sans" w:hAnsi="General Sans"/>
            <w:lang w:val="en-US"/>
          </w:rPr>
          <w:delText>Have the following ready</w:delText>
        </w:r>
      </w:del>
      <w:ins w:author="Kéri András" w:date="2026-10-06T17:17:00Z" w16du:dateUtc="2026-10-06T15:17:00Z" w:id="247">
        <w:r w:rsidR="007E0FDE">
          <w:rPr>
            <w:rFonts w:ascii="General Sans" w:hAnsi="General Sans"/>
            <w:lang w:val="en-US"/>
          </w:rPr>
          <w:t>Prepare before the instillation</w:t>
        </w:r>
      </w:ins>
      <w:r w:rsidRPr="00206685">
        <w:rPr>
          <w:rFonts w:ascii="General Sans" w:hAnsi="General Sans"/>
          <w:lang w:val="en-US"/>
        </w:rPr>
        <w:t>:</w:t>
      </w:r>
    </w:p>
    <w:p w:rsidRPr="00206685" w:rsidR="0019744A" w:rsidP="00244A93" w:rsidRDefault="0019744A" w14:paraId="638CDB71" w14:textId="462361A4">
      <w:pPr>
        <w:pStyle w:val="NormlWeb"/>
        <w:numPr>
          <w:ilvl w:val="0"/>
          <w:numId w:val="17"/>
        </w:numPr>
        <w:spacing w:after="80" w:afterAutospacing="0"/>
        <w:ind w:left="714" w:hanging="357"/>
        <w:jc w:val="both"/>
        <w:rPr>
          <w:rFonts w:ascii="General Sans" w:hAnsi="General Sans"/>
          <w:lang w:val="en-US"/>
        </w:rPr>
      </w:pPr>
      <w:r w:rsidRPr="00206685">
        <w:rPr>
          <w:rFonts w:ascii="General Sans" w:hAnsi="General Sans"/>
          <w:lang w:val="en-US"/>
        </w:rPr>
        <w:t xml:space="preserve">the </w:t>
      </w:r>
      <w:del w:author="Kéri András" w:date="2026-10-06T17:17:00Z" w16du:dateUtc="2026-10-06T15:17:00Z" w:id="248">
        <w:r w:rsidRPr="00206685" w:rsidDel="007E0FDE">
          <w:rPr>
            <w:rFonts w:ascii="General Sans" w:hAnsi="General Sans"/>
            <w:lang w:val="en-US"/>
          </w:rPr>
          <w:delText xml:space="preserve">prepared </w:delText>
        </w:r>
      </w:del>
      <w:r w:rsidRPr="00206685">
        <w:rPr>
          <w:rFonts w:ascii="General Sans" w:hAnsi="General Sans"/>
          <w:lang w:val="en-US"/>
        </w:rPr>
        <w:t>syringe containing the prescribed bladder instillation solution, with the UroDapter already attached</w:t>
      </w:r>
      <w:ins w:author="Kéri András" w:date="2026-10-06T17:17:00Z" w16du:dateUtc="2026-10-06T15:17:00Z" w:id="249">
        <w:r w:rsidR="007E0FDE">
          <w:rPr>
            <w:rFonts w:ascii="General Sans" w:hAnsi="General Sans"/>
            <w:lang w:val="en-US"/>
          </w:rPr>
          <w:t xml:space="preserve"> to it</w:t>
        </w:r>
      </w:ins>
      <w:r w:rsidRPr="00206685">
        <w:rPr>
          <w:rFonts w:ascii="General Sans" w:hAnsi="General Sans"/>
          <w:lang w:val="en-US"/>
        </w:rPr>
        <w:t>;</w:t>
      </w:r>
    </w:p>
    <w:p w:rsidRPr="00206685" w:rsidR="0019744A" w:rsidP="00244A93" w:rsidRDefault="0019744A" w14:paraId="2DCB7A35" w14:textId="77777777">
      <w:pPr>
        <w:pStyle w:val="NormlWeb"/>
        <w:numPr>
          <w:ilvl w:val="0"/>
          <w:numId w:val="17"/>
        </w:numPr>
        <w:spacing w:after="80" w:afterAutospacing="0"/>
        <w:ind w:left="714" w:hanging="357"/>
        <w:jc w:val="both"/>
        <w:rPr>
          <w:rFonts w:ascii="General Sans" w:hAnsi="General Sans"/>
          <w:lang w:val="en-US"/>
        </w:rPr>
      </w:pPr>
      <w:r w:rsidRPr="00206685">
        <w:rPr>
          <w:rFonts w:ascii="General Sans" w:hAnsi="General Sans"/>
          <w:lang w:val="en-US"/>
        </w:rPr>
        <w:t>liquid soap for washing your hands and the external genital area;</w:t>
      </w:r>
    </w:p>
    <w:p w:rsidRPr="00206685" w:rsidR="0019744A" w:rsidP="00244A93" w:rsidRDefault="0019744A" w14:paraId="721C1C44" w14:textId="6E30EB03">
      <w:pPr>
        <w:pStyle w:val="NormlWeb"/>
        <w:numPr>
          <w:ilvl w:val="0"/>
          <w:numId w:val="17"/>
        </w:numPr>
        <w:spacing w:after="80" w:afterAutospacing="0"/>
        <w:ind w:left="714" w:hanging="357"/>
        <w:jc w:val="both"/>
        <w:rPr>
          <w:rFonts w:ascii="General Sans" w:hAnsi="General Sans"/>
          <w:lang w:val="en-US"/>
        </w:rPr>
      </w:pPr>
      <w:r w:rsidRPr="00206685">
        <w:rPr>
          <w:rFonts w:ascii="General Sans" w:hAnsi="General Sans"/>
          <w:lang w:val="en-US"/>
        </w:rPr>
        <w:t xml:space="preserve">povidone-iodine (Betadine) swabs or another suitable disinfectant material, prepared and within </w:t>
      </w:r>
      <w:del w:author="Kéri András" w:date="2026-10-06T17:18:00Z" w16du:dateUtc="2026-10-06T15:18:00Z" w:id="250">
        <w:r w:rsidRPr="00206685" w:rsidDel="007E0FDE">
          <w:rPr>
            <w:rFonts w:ascii="General Sans" w:hAnsi="General Sans"/>
            <w:lang w:val="en-US"/>
          </w:rPr>
          <w:delText xml:space="preserve">easy </w:delText>
        </w:r>
      </w:del>
      <w:r w:rsidRPr="00206685">
        <w:rPr>
          <w:rFonts w:ascii="General Sans" w:hAnsi="General Sans"/>
          <w:lang w:val="en-US"/>
        </w:rPr>
        <w:t>reach;</w:t>
      </w:r>
    </w:p>
    <w:p w:rsidRPr="00206685" w:rsidR="0019744A" w:rsidP="00244A93" w:rsidRDefault="0019744A" w14:paraId="3B7554D0" w14:textId="77777777">
      <w:pPr>
        <w:pStyle w:val="NormlWeb"/>
        <w:numPr>
          <w:ilvl w:val="0"/>
          <w:numId w:val="17"/>
        </w:numPr>
        <w:spacing w:after="80" w:afterAutospacing="0"/>
        <w:ind w:left="714" w:hanging="357"/>
        <w:jc w:val="both"/>
        <w:rPr>
          <w:rFonts w:ascii="General Sans" w:hAnsi="General Sans"/>
          <w:lang w:val="en-US"/>
        </w:rPr>
      </w:pPr>
      <w:r w:rsidRPr="00206685">
        <w:rPr>
          <w:rFonts w:ascii="General Sans" w:hAnsi="General Sans"/>
          <w:lang w:val="en-US"/>
        </w:rPr>
        <w:t>a clean towel or other clean surface for items that need to remain dry and protected;</w:t>
      </w:r>
    </w:p>
    <w:p w:rsidRPr="00206685" w:rsidR="0019744A" w:rsidP="00244A93" w:rsidRDefault="0019744A" w14:paraId="1F438FFF" w14:textId="77777777">
      <w:pPr>
        <w:pStyle w:val="NormlWeb"/>
        <w:numPr>
          <w:ilvl w:val="0"/>
          <w:numId w:val="17"/>
        </w:numPr>
        <w:jc w:val="both"/>
        <w:rPr>
          <w:rFonts w:ascii="General Sans" w:hAnsi="General Sans"/>
          <w:lang w:val="en-US"/>
        </w:rPr>
      </w:pPr>
      <w:r w:rsidRPr="00206685">
        <w:rPr>
          <w:rFonts w:ascii="General Sans" w:hAnsi="General Sans"/>
          <w:lang w:val="en-US"/>
        </w:rPr>
        <w:t>tissues or another absorbent material if needed after the procedure.</w:t>
      </w:r>
    </w:p>
    <w:p w:rsidRPr="00206685" w:rsidR="0019744A" w:rsidP="00244A93" w:rsidRDefault="0019744A" w14:paraId="7DF7FAB5" w14:textId="1E260706">
      <w:pPr>
        <w:pStyle w:val="NormlWeb"/>
        <w:jc w:val="both"/>
        <w:rPr>
          <w:rFonts w:ascii="General Sans" w:hAnsi="General Sans"/>
          <w:lang w:val="en-US"/>
        </w:rPr>
      </w:pPr>
      <w:r w:rsidRPr="00206685">
        <w:rPr>
          <w:rFonts w:ascii="General Sans" w:hAnsi="General Sans"/>
          <w:lang w:val="en-US"/>
        </w:rPr>
        <w:t xml:space="preserve">Keep the assembled syringe with the UroDapter in a clean, dry place until you are ready to use it. </w:t>
      </w:r>
      <w:del w:author="Kéri András" w:date="2026-10-06T17:18:00Z" w16du:dateUtc="2026-10-06T15:18:00Z" w:id="251">
        <w:r w:rsidRPr="00206685" w:rsidDel="007E0FDE">
          <w:rPr>
            <w:rFonts w:ascii="General Sans" w:hAnsi="General Sans"/>
            <w:lang w:val="en-US"/>
          </w:rPr>
          <w:delText xml:space="preserve">Do not allow </w:delText>
        </w:r>
      </w:del>
      <w:ins w:author="Kéri András" w:date="2026-10-06T17:18:00Z" w16du:dateUtc="2026-10-06T15:18:00Z" w:id="252">
        <w:r w:rsidR="007E0FDE">
          <w:rPr>
            <w:rFonts w:ascii="General Sans" w:hAnsi="General Sans"/>
            <w:lang w:val="en-US"/>
          </w:rPr>
          <w:t xml:space="preserve">Keep </w:t>
        </w:r>
      </w:ins>
      <w:r w:rsidRPr="00206685">
        <w:rPr>
          <w:rFonts w:ascii="General Sans" w:hAnsi="General Sans"/>
          <w:lang w:val="en-US"/>
        </w:rPr>
        <w:t xml:space="preserve">the UroDapter tip </w:t>
      </w:r>
      <w:ins w:author="Kéri András" w:date="2026-10-06T17:18:00Z" w16du:dateUtc="2026-10-06T15:18:00Z" w:id="253">
        <w:r w:rsidR="007E0FDE">
          <w:rPr>
            <w:rFonts w:ascii="General Sans" w:hAnsi="General Sans"/>
            <w:lang w:val="en-US"/>
          </w:rPr>
          <w:t xml:space="preserve">away from </w:t>
        </w:r>
      </w:ins>
      <w:del w:author="Kéri András" w:date="2026-10-06T17:18:00Z" w16du:dateUtc="2026-10-06T15:18:00Z" w:id="254">
        <w:r w:rsidRPr="00206685" w:rsidDel="007E0FDE">
          <w:rPr>
            <w:rFonts w:ascii="General Sans" w:hAnsi="General Sans"/>
            <w:lang w:val="en-US"/>
          </w:rPr>
          <w:delText xml:space="preserve">to </w:delText>
        </w:r>
      </w:del>
      <w:r w:rsidRPr="00206685">
        <w:rPr>
          <w:rFonts w:ascii="General Sans" w:hAnsi="General Sans"/>
          <w:lang w:val="en-US"/>
        </w:rPr>
        <w:t>touch</w:t>
      </w:r>
      <w:ins w:author="Kéri András" w:date="2026-10-06T17:18:00Z" w16du:dateUtc="2026-10-06T15:18:00Z" w:id="255">
        <w:r w:rsidR="007E0FDE">
          <w:rPr>
            <w:rFonts w:ascii="General Sans" w:hAnsi="General Sans"/>
            <w:lang w:val="en-US"/>
          </w:rPr>
          <w:t>ing</w:t>
        </w:r>
      </w:ins>
      <w:r w:rsidRPr="00206685">
        <w:rPr>
          <w:rFonts w:ascii="General Sans" w:hAnsi="General Sans"/>
          <w:lang w:val="en-US"/>
        </w:rPr>
        <w:t xml:space="preserve"> the shower floor, wall, shelf, or other </w:t>
      </w:r>
      <w:del w:author="Kéri András" w:date="2026-10-06T17:19:00Z" w16du:dateUtc="2026-10-06T15:19:00Z" w:id="256">
        <w:r w:rsidRPr="00206685" w:rsidDel="007E0FDE">
          <w:rPr>
            <w:rFonts w:ascii="General Sans" w:hAnsi="General Sans"/>
            <w:lang w:val="en-US"/>
          </w:rPr>
          <w:delText>non-</w:delText>
        </w:r>
      </w:del>
      <w:ins w:author="Kéri András" w:date="2026-10-06T17:19:00Z" w16du:dateUtc="2026-10-06T15:19:00Z" w:id="257">
        <w:r w:rsidR="007E0FDE">
          <w:rPr>
            <w:rFonts w:ascii="General Sans" w:hAnsi="General Sans"/>
            <w:lang w:val="en-US"/>
          </w:rPr>
          <w:t>un</w:t>
        </w:r>
      </w:ins>
      <w:r w:rsidRPr="00206685">
        <w:rPr>
          <w:rFonts w:ascii="General Sans" w:hAnsi="General Sans"/>
          <w:lang w:val="en-US"/>
        </w:rPr>
        <w:t xml:space="preserve">clean surfaces, and </w:t>
      </w:r>
      <w:del w:author="Kéri András" w:date="2026-10-06T17:19:00Z" w16du:dateUtc="2026-10-06T15:19:00Z" w:id="258">
        <w:r w:rsidRPr="00206685" w:rsidDel="007E0FDE">
          <w:rPr>
            <w:rFonts w:ascii="General Sans" w:hAnsi="General Sans"/>
            <w:lang w:val="en-US"/>
          </w:rPr>
          <w:delText xml:space="preserve">avoid </w:delText>
        </w:r>
      </w:del>
      <w:ins w:author="Kéri András" w:date="2026-10-06T17:19:00Z" w16du:dateUtc="2026-10-06T15:19:00Z" w:id="259">
        <w:r w:rsidR="007E0FDE">
          <w:rPr>
            <w:rFonts w:ascii="General Sans" w:hAnsi="General Sans"/>
            <w:lang w:val="en-US"/>
          </w:rPr>
          <w:t xml:space="preserve">prevent </w:t>
        </w:r>
      </w:ins>
      <w:r w:rsidRPr="00206685">
        <w:rPr>
          <w:rFonts w:ascii="General Sans" w:hAnsi="General Sans"/>
          <w:lang w:val="en-US"/>
        </w:rPr>
        <w:t>exposing it unnecessarily to running shower water.</w:t>
      </w:r>
    </w:p>
    <w:p w:rsidRPr="00206685" w:rsidR="0019744A" w:rsidP="00244A93" w:rsidRDefault="0019744A" w14:paraId="2D59E020" w14:textId="77777777">
      <w:pPr>
        <w:pStyle w:val="NormlWeb"/>
        <w:jc w:val="both"/>
        <w:rPr>
          <w:rFonts w:ascii="General Sans" w:hAnsi="General Sans"/>
          <w:lang w:val="en-US"/>
        </w:rPr>
      </w:pPr>
      <w:r w:rsidRPr="00206685">
        <w:rPr>
          <w:rFonts w:ascii="General Sans" w:hAnsi="General Sans"/>
          <w:lang w:val="en-US"/>
        </w:rPr>
        <w:t>Arrange the equipment so that everything can be reached easily from your standing position without having to leave the shower or interrupt the procedure.</w:t>
      </w:r>
    </w:p>
    <w:bookmarkEnd w:id="244"/>
    <w:p w:rsidRPr="00206685" w:rsidR="0019744A" w:rsidP="0019744A" w:rsidRDefault="0019744A" w14:paraId="6BF7F487" w14:textId="77777777">
      <w:pPr>
        <w:spacing w:after="0" w:line="240" w:lineRule="auto"/>
        <w:rPr>
          <w:rFonts w:ascii="General Sans" w:hAnsi="General Sans" w:eastAsia="Times New Roman" w:cs="Times New Roman"/>
          <w:kern w:val="0"/>
          <w:lang w:val="en-US" w:eastAsia="en-GB"/>
          <w14:ligatures w14:val="none"/>
        </w:rPr>
      </w:pPr>
    </w:p>
    <w:p w:rsidRPr="00206685" w:rsidR="0019744A" w:rsidP="00244A93" w:rsidRDefault="0019744A" w14:paraId="226CD522" w14:textId="77777777">
      <w:pPr>
        <w:pStyle w:val="Cmsor2"/>
        <w:numPr>
          <w:ilvl w:val="0"/>
          <w:numId w:val="25"/>
        </w:numPr>
        <w:rPr>
          <w:rFonts w:ascii="General Sans Semibold" w:hAnsi="General Sans Semibold" w:eastAsia="Times New Roman"/>
          <w:b/>
          <w:bCs/>
          <w:color w:val="156082" w:themeColor="accent1"/>
          <w:sz w:val="28"/>
          <w:szCs w:val="28"/>
          <w:lang w:val="en-US"/>
        </w:rPr>
      </w:pPr>
      <w:bookmarkStart w:name="_Choose_your_standing" w:id="260"/>
      <w:bookmarkEnd w:id="260"/>
      <w:r w:rsidRPr="00206685">
        <w:rPr>
          <w:rFonts w:ascii="General Sans Semibold" w:hAnsi="General Sans Semibold" w:eastAsia="Times New Roman"/>
          <w:b/>
          <w:bCs/>
          <w:color w:val="156082" w:themeColor="accent1"/>
          <w:sz w:val="28"/>
          <w:szCs w:val="28"/>
          <w:lang w:val="en-US"/>
        </w:rPr>
        <w:t xml:space="preserve">Choose your standing position </w:t>
      </w:r>
    </w:p>
    <w:p w:rsidRPr="00206685" w:rsidR="0019744A" w:rsidP="00244A93" w:rsidRDefault="0019744A" w14:paraId="48658475" w14:textId="73419A22">
      <w:pPr>
        <w:pStyle w:val="NormlWeb"/>
        <w:jc w:val="both"/>
        <w:rPr>
          <w:rFonts w:ascii="General Sans" w:hAnsi="General Sans"/>
          <w:lang w:val="en-US"/>
        </w:rPr>
      </w:pPr>
      <w:r w:rsidRPr="00206685">
        <w:rPr>
          <w:rFonts w:ascii="General Sans" w:hAnsi="General Sans"/>
          <w:lang w:val="en-US"/>
        </w:rPr>
        <w:t xml:space="preserve">Stand in a stable position that gives you comfortable access to the urethral area while </w:t>
      </w:r>
      <w:ins w:author="Kéri András" w:date="2026-10-06T17:19:00Z" w16du:dateUtc="2026-10-06T15:19:00Z" w:id="261">
        <w:r w:rsidR="007E0FDE">
          <w:rPr>
            <w:rFonts w:ascii="General Sans" w:hAnsi="General Sans"/>
            <w:lang w:val="en-US"/>
          </w:rPr>
          <w:t xml:space="preserve">you can </w:t>
        </w:r>
      </w:ins>
      <w:r w:rsidRPr="00206685">
        <w:rPr>
          <w:rFonts w:ascii="General Sans" w:hAnsi="General Sans"/>
          <w:lang w:val="en-US"/>
        </w:rPr>
        <w:t xml:space="preserve">still </w:t>
      </w:r>
      <w:del w:author="Kéri András" w:date="2026-10-06T17:19:00Z" w16du:dateUtc="2026-10-06T15:19:00Z" w:id="262">
        <w:r w:rsidRPr="00206685" w:rsidDel="007E0FDE">
          <w:rPr>
            <w:rFonts w:ascii="General Sans" w:hAnsi="General Sans"/>
            <w:lang w:val="en-US"/>
          </w:rPr>
          <w:delText xml:space="preserve">allowing you to </w:delText>
        </w:r>
      </w:del>
      <w:r w:rsidRPr="00206685">
        <w:rPr>
          <w:rFonts w:ascii="General Sans" w:hAnsi="General Sans"/>
          <w:lang w:val="en-US"/>
        </w:rPr>
        <w:t>control the UroDapter and syringe.</w:t>
      </w:r>
    </w:p>
    <w:p w:rsidRPr="00206685" w:rsidR="0019744A" w:rsidP="00244A93" w:rsidRDefault="007E0FDE" w14:paraId="79975750" w14:textId="4CC0CDEC">
      <w:pPr>
        <w:pStyle w:val="NormlWeb"/>
        <w:jc w:val="both"/>
        <w:rPr>
          <w:rFonts w:ascii="General Sans" w:hAnsi="General Sans"/>
          <w:lang w:val="en-US"/>
        </w:rPr>
      </w:pPr>
      <w:ins w:author="Kéri András" w:date="2026-10-06T17:20:00Z" w16du:dateUtc="2026-10-06T15:20:00Z" w:id="263">
        <w:r>
          <w:rPr>
            <w:rFonts w:ascii="General Sans" w:hAnsi="General Sans"/>
            <w:lang w:val="en-US"/>
          </w:rPr>
          <w:t xml:space="preserve">For finding the right position: </w:t>
        </w:r>
      </w:ins>
      <w:del w:author="Kéri András" w:date="2026-10-06T17:20:00Z" w16du:dateUtc="2026-10-06T15:20:00Z" w:id="264">
        <w:r w:rsidRPr="00206685" w:rsidDel="007E0FDE" w:rsidR="0019744A">
          <w:rPr>
            <w:rFonts w:ascii="General Sans" w:hAnsi="General Sans"/>
            <w:lang w:val="en-US"/>
          </w:rPr>
          <w:delText>A useful starting position is to:</w:delText>
        </w:r>
      </w:del>
    </w:p>
    <w:p w:rsidRPr="00206685" w:rsidR="0019744A" w:rsidP="00244A93" w:rsidRDefault="0019744A" w14:paraId="3DFD9DF6" w14:textId="77777777">
      <w:pPr>
        <w:pStyle w:val="NormlWeb"/>
        <w:numPr>
          <w:ilvl w:val="0"/>
          <w:numId w:val="19"/>
        </w:numPr>
        <w:spacing w:after="80" w:afterAutospacing="0"/>
        <w:ind w:left="714" w:hanging="357"/>
        <w:jc w:val="both"/>
        <w:rPr>
          <w:rFonts w:ascii="General Sans" w:hAnsi="General Sans"/>
          <w:lang w:val="en-US"/>
        </w:rPr>
      </w:pPr>
      <w:r w:rsidRPr="00206685">
        <w:rPr>
          <w:rFonts w:ascii="General Sans" w:hAnsi="General Sans"/>
          <w:lang w:val="en-US"/>
        </w:rPr>
        <w:t>stand with your feet comfortably apart;</w:t>
      </w:r>
    </w:p>
    <w:p w:rsidRPr="00206685" w:rsidR="0019744A" w:rsidP="00244A93" w:rsidRDefault="0019744A" w14:paraId="45A1B09F" w14:textId="77777777">
      <w:pPr>
        <w:pStyle w:val="NormlWeb"/>
        <w:numPr>
          <w:ilvl w:val="0"/>
          <w:numId w:val="19"/>
        </w:numPr>
        <w:spacing w:after="80" w:afterAutospacing="0"/>
        <w:ind w:left="714" w:hanging="357"/>
        <w:jc w:val="both"/>
        <w:rPr>
          <w:rFonts w:ascii="General Sans" w:hAnsi="General Sans"/>
          <w:lang w:val="en-US"/>
        </w:rPr>
      </w:pPr>
      <w:r w:rsidRPr="00206685">
        <w:rPr>
          <w:rFonts w:ascii="General Sans" w:hAnsi="General Sans"/>
          <w:lang w:val="en-US"/>
        </w:rPr>
        <w:t>bend your knees slightly;</w:t>
      </w:r>
    </w:p>
    <w:p w:rsidRPr="00206685" w:rsidR="0019744A" w:rsidP="00244A93" w:rsidRDefault="0019744A" w14:paraId="67019DD3" w14:textId="77777777">
      <w:pPr>
        <w:pStyle w:val="NormlWeb"/>
        <w:numPr>
          <w:ilvl w:val="0"/>
          <w:numId w:val="19"/>
        </w:numPr>
        <w:spacing w:after="80" w:afterAutospacing="0"/>
        <w:ind w:left="714" w:hanging="357"/>
        <w:jc w:val="both"/>
        <w:rPr>
          <w:rFonts w:ascii="General Sans" w:hAnsi="General Sans"/>
          <w:lang w:val="en-US"/>
        </w:rPr>
      </w:pPr>
      <w:r w:rsidRPr="00206685">
        <w:rPr>
          <w:rFonts w:ascii="General Sans" w:hAnsi="General Sans"/>
          <w:lang w:val="en-US"/>
        </w:rPr>
        <w:t>turn your feet outward a little, if this improves access and balance;</w:t>
      </w:r>
    </w:p>
    <w:p w:rsidRPr="00206685" w:rsidR="0019744A" w:rsidP="00244A93" w:rsidRDefault="0019744A" w14:paraId="44108E3B" w14:textId="77777777">
      <w:pPr>
        <w:pStyle w:val="NormlWeb"/>
        <w:numPr>
          <w:ilvl w:val="0"/>
          <w:numId w:val="19"/>
        </w:numPr>
        <w:spacing w:after="80" w:afterAutospacing="0"/>
        <w:ind w:left="714" w:hanging="357"/>
        <w:jc w:val="both"/>
        <w:rPr>
          <w:rFonts w:ascii="General Sans" w:hAnsi="General Sans"/>
          <w:lang w:val="en-US"/>
        </w:rPr>
      </w:pPr>
      <w:r w:rsidRPr="00206685">
        <w:rPr>
          <w:rFonts w:ascii="General Sans" w:hAnsi="General Sans"/>
          <w:lang w:val="en-US"/>
        </w:rPr>
        <w:t>keep enough space between your legs to reach the urethral area easily;</w:t>
      </w:r>
    </w:p>
    <w:p w:rsidRPr="00206685" w:rsidR="0019744A" w:rsidP="00244A93" w:rsidRDefault="0019744A" w14:paraId="4A2D3A76" w14:textId="6D03FF9B">
      <w:pPr>
        <w:pStyle w:val="NormlWeb"/>
        <w:numPr>
          <w:ilvl w:val="0"/>
          <w:numId w:val="19"/>
        </w:numPr>
        <w:jc w:val="both"/>
        <w:rPr>
          <w:rFonts w:ascii="General Sans" w:hAnsi="General Sans"/>
          <w:lang w:val="en-US"/>
        </w:rPr>
      </w:pPr>
      <w:r w:rsidRPr="00206685">
        <w:rPr>
          <w:rFonts w:ascii="General Sans" w:hAnsi="General Sans"/>
          <w:lang w:val="en-US"/>
        </w:rPr>
        <w:t xml:space="preserve">and make sure you can move your hands freely while maintaining a steady </w:t>
      </w:r>
      <w:del w:author="Kéri András" w:date="2026-10-06T17:20:00Z" w16du:dateUtc="2026-10-06T15:20:00Z" w:id="265">
        <w:r w:rsidRPr="00206685" w:rsidDel="007E0FDE">
          <w:rPr>
            <w:rFonts w:ascii="General Sans" w:hAnsi="General Sans"/>
            <w:lang w:val="en-US"/>
          </w:rPr>
          <w:delText>stance</w:delText>
        </w:r>
      </w:del>
      <w:ins w:author="Kéri András" w:date="2026-10-06T17:20:00Z" w16du:dateUtc="2026-10-06T15:20:00Z" w:id="266">
        <w:r w:rsidR="007E0FDE">
          <w:rPr>
            <w:rFonts w:ascii="General Sans" w:hAnsi="General Sans"/>
            <w:lang w:val="en-US"/>
          </w:rPr>
          <w:t>posture</w:t>
        </w:r>
      </w:ins>
      <w:r w:rsidRPr="00206685">
        <w:rPr>
          <w:rFonts w:ascii="General Sans" w:hAnsi="General Sans"/>
          <w:lang w:val="en-US"/>
        </w:rPr>
        <w:t>.</w:t>
      </w:r>
    </w:p>
    <w:p w:rsidRPr="00206685" w:rsidR="0019744A" w:rsidP="00244A93" w:rsidRDefault="0019744A" w14:paraId="44289037" w14:textId="77777777">
      <w:pPr>
        <w:pStyle w:val="NormlWeb"/>
        <w:jc w:val="both"/>
        <w:rPr>
          <w:rFonts w:ascii="General Sans" w:hAnsi="General Sans"/>
          <w:lang w:val="en-US"/>
        </w:rPr>
      </w:pPr>
      <w:r w:rsidRPr="00206685">
        <w:rPr>
          <w:rFonts w:ascii="General Sans" w:hAnsi="General Sans"/>
          <w:lang w:val="en-US"/>
        </w:rPr>
        <w:t>There is no single correct foot or knee angle. The aim is to find a position that gives you good access, enough reach, and sufficient control of the syringe without straining.</w:t>
      </w:r>
    </w:p>
    <w:p w:rsidRPr="00206685" w:rsidR="0019744A" w:rsidP="00244A93" w:rsidRDefault="0019744A" w14:paraId="63317588" w14:textId="1149707A">
      <w:pPr>
        <w:pStyle w:val="NormlWeb"/>
        <w:jc w:val="both"/>
        <w:rPr>
          <w:rFonts w:ascii="General Sans" w:hAnsi="General Sans"/>
          <w:lang w:val="en-US"/>
        </w:rPr>
      </w:pPr>
      <w:r w:rsidRPr="00206685">
        <w:rPr>
          <w:rFonts w:ascii="General Sans" w:hAnsi="General Sans"/>
          <w:lang w:val="en-US"/>
        </w:rPr>
        <w:t xml:space="preserve">You may need a few attempts to find the </w:t>
      </w:r>
      <w:del w:author="Kéri András" w:date="2026-10-06T17:21:00Z" w16du:dateUtc="2026-10-06T15:21:00Z" w:id="267">
        <w:r w:rsidRPr="00206685" w:rsidDel="007E0FDE">
          <w:rPr>
            <w:rFonts w:ascii="General Sans" w:hAnsi="General Sans"/>
            <w:lang w:val="en-US"/>
          </w:rPr>
          <w:delText xml:space="preserve">stance </w:delText>
        </w:r>
      </w:del>
      <w:ins w:author="Kéri András" w:date="2026-10-06T17:21:00Z" w16du:dateUtc="2026-10-06T15:21:00Z" w:id="268">
        <w:r w:rsidR="007E0FDE">
          <w:rPr>
            <w:rFonts w:ascii="General Sans" w:hAnsi="General Sans"/>
            <w:lang w:val="en-US"/>
          </w:rPr>
          <w:t xml:space="preserve">posture </w:t>
        </w:r>
      </w:ins>
      <w:r w:rsidRPr="00206685">
        <w:rPr>
          <w:rFonts w:ascii="General Sans" w:hAnsi="General Sans"/>
          <w:lang w:val="en-US"/>
        </w:rPr>
        <w:t xml:space="preserve">that works best for you. Small changes in how </w:t>
      </w:r>
      <w:del w:author="Kéri András" w:date="2026-10-06T17:21:00Z" w16du:dateUtc="2026-10-06T15:21:00Z" w:id="269">
        <w:r w:rsidRPr="00206685" w:rsidDel="007E0FDE">
          <w:rPr>
            <w:rFonts w:ascii="General Sans" w:hAnsi="General Sans"/>
            <w:lang w:val="en-US"/>
          </w:rPr>
          <w:delText xml:space="preserve">far </w:delText>
        </w:r>
      </w:del>
      <w:ins w:author="Kéri András" w:date="2026-10-06T17:21:00Z" w16du:dateUtc="2026-10-06T15:21:00Z" w:id="270">
        <w:r w:rsidR="007E0FDE">
          <w:rPr>
            <w:rFonts w:ascii="General Sans" w:hAnsi="General Sans"/>
            <w:lang w:val="en-US"/>
          </w:rPr>
          <w:t xml:space="preserve">deep </w:t>
        </w:r>
      </w:ins>
      <w:r w:rsidRPr="00206685">
        <w:rPr>
          <w:rFonts w:ascii="General Sans" w:hAnsi="General Sans"/>
          <w:lang w:val="en-US"/>
        </w:rPr>
        <w:t xml:space="preserve">you bend your knees, how </w:t>
      </w:r>
      <w:ins w:author="Kéri András" w:date="2026-10-06T17:22:00Z" w16du:dateUtc="2026-10-06T15:22:00Z" w:id="271">
        <w:r w:rsidR="007E0FDE">
          <w:rPr>
            <w:rFonts w:ascii="General Sans" w:hAnsi="General Sans"/>
            <w:lang w:val="en-US"/>
          </w:rPr>
          <w:t xml:space="preserve">fare your feet are from each other, </w:t>
        </w:r>
      </w:ins>
      <w:del w:author="Kéri András" w:date="2026-10-06T17:22:00Z" w16du:dateUtc="2026-10-06T15:22:00Z" w:id="272">
        <w:r w:rsidRPr="00206685" w:rsidDel="007E0FDE">
          <w:rPr>
            <w:rFonts w:ascii="General Sans" w:hAnsi="General Sans"/>
            <w:lang w:val="en-US"/>
          </w:rPr>
          <w:delText>widely you stand</w:delText>
        </w:r>
      </w:del>
      <w:r w:rsidRPr="00206685">
        <w:rPr>
          <w:rFonts w:ascii="General Sans" w:hAnsi="General Sans"/>
          <w:lang w:val="en-US"/>
        </w:rPr>
        <w:t>, or how much you turn your feet outward can make the procedure easier.</w:t>
      </w:r>
    </w:p>
    <w:p w:rsidRPr="00206685" w:rsidR="0019744A" w:rsidP="00244A93" w:rsidRDefault="0019744A" w14:paraId="7B76BD4A" w14:textId="425AD9DC">
      <w:pPr>
        <w:pStyle w:val="NormlWeb"/>
        <w:jc w:val="both"/>
        <w:rPr>
          <w:rFonts w:ascii="General Sans" w:hAnsi="General Sans"/>
          <w:lang w:val="en-US"/>
        </w:rPr>
      </w:pPr>
      <w:r w:rsidRPr="00206685">
        <w:rPr>
          <w:rFonts w:ascii="General Sans" w:hAnsi="General Sans"/>
          <w:lang w:val="en-US"/>
        </w:rPr>
        <w:t xml:space="preserve">Before </w:t>
      </w:r>
      <w:del w:author="Kéri András" w:date="2026-10-06T17:22:00Z" w16du:dateUtc="2026-10-06T15:22:00Z" w:id="273">
        <w:r w:rsidRPr="00206685" w:rsidDel="004358EA">
          <w:rPr>
            <w:rFonts w:ascii="General Sans" w:hAnsi="General Sans"/>
            <w:lang w:val="en-US"/>
          </w:rPr>
          <w:delText>continuing</w:delText>
        </w:r>
      </w:del>
      <w:ins w:author="Kéri András" w:date="2026-10-06T17:22:00Z" w16du:dateUtc="2026-10-06T15:22:00Z" w:id="274">
        <w:r w:rsidR="004358EA">
          <w:rPr>
            <w:rFonts w:ascii="General Sans" w:hAnsi="General Sans"/>
            <w:lang w:val="en-US"/>
          </w:rPr>
          <w:t>proceeding</w:t>
        </w:r>
      </w:ins>
      <w:r w:rsidRPr="00206685">
        <w:rPr>
          <w:rFonts w:ascii="General Sans" w:hAnsi="General Sans"/>
          <w:lang w:val="en-US"/>
        </w:rPr>
        <w:t>, make sure you feel stable and can comfortably maintain the position for the full instillation.</w:t>
      </w:r>
    </w:p>
    <w:p w:rsidRPr="00206685" w:rsidR="0019744A" w:rsidP="0019744A" w:rsidRDefault="0019744A" w14:paraId="24E3A7CF" w14:textId="77777777">
      <w:pPr>
        <w:spacing w:after="0" w:line="240" w:lineRule="auto"/>
        <w:rPr>
          <w:rFonts w:ascii="General Sans" w:hAnsi="General Sans" w:eastAsia="Times New Roman" w:cs="Times New Roman"/>
          <w:kern w:val="0"/>
          <w:lang w:val="en-US" w:eastAsia="en-GB"/>
          <w14:ligatures w14:val="none"/>
        </w:rPr>
      </w:pPr>
    </w:p>
    <w:p w:rsidRPr="00206685" w:rsidR="0019744A" w:rsidP="00244A93" w:rsidRDefault="0019744A" w14:paraId="4CA983AB" w14:textId="77777777">
      <w:pPr>
        <w:pStyle w:val="Cmsor2"/>
        <w:numPr>
          <w:ilvl w:val="0"/>
          <w:numId w:val="25"/>
        </w:numPr>
        <w:rPr>
          <w:rFonts w:ascii="General Sans Semibold" w:hAnsi="General Sans Semibold" w:eastAsia="Times New Roman"/>
          <w:b/>
          <w:bCs/>
          <w:color w:val="156082" w:themeColor="accent1"/>
          <w:sz w:val="28"/>
          <w:szCs w:val="28"/>
          <w:lang w:val="en-US"/>
        </w:rPr>
      </w:pPr>
      <w:bookmarkStart w:name="_Wash_and_disinfect" w:id="275"/>
      <w:bookmarkEnd w:id="275"/>
      <w:r w:rsidRPr="00206685">
        <w:rPr>
          <w:rFonts w:ascii="General Sans Semibold" w:hAnsi="General Sans Semibold" w:eastAsia="Times New Roman"/>
          <w:b/>
          <w:bCs/>
          <w:color w:val="156082" w:themeColor="accent1"/>
          <w:sz w:val="28"/>
          <w:szCs w:val="28"/>
          <w:lang w:val="en-US"/>
        </w:rPr>
        <w:t xml:space="preserve">Wash and disinfect the area </w:t>
      </w:r>
    </w:p>
    <w:p w:rsidRPr="00206685" w:rsidR="0019744A" w:rsidP="00244A93" w:rsidRDefault="0019744A" w14:paraId="6F3C1C8F" w14:textId="77777777">
      <w:pPr>
        <w:pStyle w:val="NormlWeb"/>
        <w:jc w:val="both"/>
        <w:rPr>
          <w:rFonts w:ascii="General Sans" w:hAnsi="General Sans"/>
          <w:lang w:val="en-US"/>
        </w:rPr>
      </w:pPr>
      <w:r w:rsidRPr="00206685">
        <w:rPr>
          <w:rFonts w:ascii="General Sans" w:hAnsi="General Sans"/>
          <w:lang w:val="en-US"/>
        </w:rPr>
        <w:t>Wash your hands thoroughly first.</w:t>
      </w:r>
    </w:p>
    <w:p w:rsidRPr="00206685" w:rsidR="0019744A" w:rsidP="00244A93" w:rsidRDefault="0019744A" w14:paraId="7020847F" w14:textId="77777777">
      <w:pPr>
        <w:pStyle w:val="NormlWeb"/>
        <w:jc w:val="both"/>
        <w:rPr>
          <w:rFonts w:ascii="General Sans" w:hAnsi="General Sans"/>
          <w:lang w:val="en-US"/>
        </w:rPr>
      </w:pPr>
      <w:r w:rsidRPr="00206685">
        <w:rPr>
          <w:rFonts w:ascii="General Sans" w:hAnsi="General Sans"/>
          <w:lang w:val="en-US"/>
        </w:rPr>
        <w:t>Then clean the external genital area with water and a mild liquid soap, including the pubic and perivaginal area. Rinse well.</w:t>
      </w:r>
    </w:p>
    <w:p w:rsidRPr="00206685" w:rsidR="0019744A" w:rsidP="00244A93" w:rsidRDefault="0019744A" w14:paraId="39D7D62B" w14:textId="651ED092">
      <w:pPr>
        <w:pStyle w:val="NormlWeb"/>
        <w:jc w:val="both"/>
        <w:rPr>
          <w:rFonts w:ascii="General Sans" w:hAnsi="General Sans"/>
          <w:lang w:val="en-US"/>
        </w:rPr>
      </w:pPr>
      <w:r w:rsidRPr="00206685">
        <w:rPr>
          <w:rFonts w:ascii="General Sans" w:hAnsi="General Sans"/>
          <w:lang w:val="en-US"/>
        </w:rPr>
        <w:t>Next, gently part the labia minora with one hand to expose the urethral area. With the other hand, wipe the urethral opening and the surrounding area carefully with povidone-iodine (Betadine) swabs or another suitable disinfectant material.</w:t>
      </w:r>
      <w:r w:rsidRPr="00206685" w:rsidR="00EF4B9E">
        <w:rPr>
          <w:rFonts w:ascii="General Sans" w:hAnsi="General Sans"/>
          <w:lang w:val="en-US"/>
        </w:rPr>
        <w:t xml:space="preserve"> </w:t>
      </w:r>
      <w:r w:rsidRPr="00206685">
        <w:rPr>
          <w:rFonts w:ascii="General Sans" w:hAnsi="General Sans"/>
          <w:lang w:val="en-US"/>
        </w:rPr>
        <w:t>Do not use povidone-iodine if you have a known allergy or sensitivity to povidone-iodine or any of its ingredients.</w:t>
      </w:r>
    </w:p>
    <w:p w:rsidRPr="00206685" w:rsidR="0019744A" w:rsidP="00244A93" w:rsidRDefault="0019744A" w14:paraId="28400BA3" w14:textId="6B410427">
      <w:pPr>
        <w:pStyle w:val="NormlWeb"/>
        <w:jc w:val="both"/>
        <w:rPr>
          <w:rFonts w:ascii="General Sans" w:hAnsi="General Sans"/>
          <w:lang w:val="en-US"/>
        </w:rPr>
      </w:pPr>
      <w:r w:rsidRPr="00206685">
        <w:rPr>
          <w:rFonts w:ascii="General Sans" w:hAnsi="General Sans"/>
          <w:lang w:val="en-US"/>
        </w:rPr>
        <w:t xml:space="preserve">If the fingers of the hand holding the labia apart </w:t>
      </w:r>
      <w:del w:author="Kéri András" w:date="2026-10-06T17:27:00Z" w16du:dateUtc="2026-10-06T15:27:00Z" w:id="276">
        <w:r w:rsidRPr="00206685" w:rsidDel="00237AD3">
          <w:rPr>
            <w:rFonts w:ascii="General Sans" w:hAnsi="General Sans"/>
            <w:lang w:val="en-US"/>
          </w:rPr>
          <w:delText xml:space="preserve">will </w:delText>
        </w:r>
      </w:del>
      <w:r w:rsidRPr="00206685">
        <w:rPr>
          <w:rFonts w:ascii="General Sans" w:hAnsi="General Sans"/>
          <w:lang w:val="en-US"/>
        </w:rPr>
        <w:t xml:space="preserve">remain close to the cleaned area during </w:t>
      </w:r>
      <w:del w:author="Kéri András" w:date="2026-10-06T17:27:00Z" w16du:dateUtc="2026-10-06T15:27:00Z" w:id="277">
        <w:r w:rsidRPr="00206685" w:rsidDel="00237AD3">
          <w:rPr>
            <w:rFonts w:ascii="General Sans" w:hAnsi="General Sans"/>
            <w:lang w:val="en-US"/>
          </w:rPr>
          <w:delText>placement</w:delText>
        </w:r>
      </w:del>
      <w:ins w:author="Kéri András" w:date="2026-10-06T17:27:00Z" w16du:dateUtc="2026-10-06T15:27:00Z" w:id="278">
        <w:r w:rsidR="00237AD3">
          <w:rPr>
            <w:rFonts w:ascii="General Sans" w:hAnsi="General Sans"/>
            <w:lang w:val="en-US"/>
          </w:rPr>
          <w:t>the process</w:t>
        </w:r>
      </w:ins>
      <w:r w:rsidRPr="00206685">
        <w:rPr>
          <w:rFonts w:ascii="General Sans" w:hAnsi="General Sans"/>
          <w:lang w:val="en-US"/>
        </w:rPr>
        <w:t xml:space="preserve">, disinfect </w:t>
      </w:r>
      <w:del w:author="Kéri András" w:date="2026-10-06T17:27:00Z" w16du:dateUtc="2026-10-06T15:27:00Z" w:id="279">
        <w:r w:rsidRPr="00206685" w:rsidDel="00237AD3">
          <w:rPr>
            <w:rFonts w:ascii="General Sans" w:hAnsi="General Sans"/>
            <w:lang w:val="en-US"/>
          </w:rPr>
          <w:delText xml:space="preserve">those </w:delText>
        </w:r>
      </w:del>
      <w:ins w:author="Kéri András" w:date="2026-10-06T17:27:00Z" w16du:dateUtc="2026-10-06T15:27:00Z" w:id="280">
        <w:r w:rsidR="00237AD3">
          <w:rPr>
            <w:rFonts w:ascii="General Sans" w:hAnsi="General Sans"/>
            <w:lang w:val="en-US"/>
          </w:rPr>
          <w:t xml:space="preserve">you </w:t>
        </w:r>
      </w:ins>
      <w:r w:rsidRPr="00206685">
        <w:rPr>
          <w:rFonts w:ascii="General Sans" w:hAnsi="General Sans"/>
          <w:lang w:val="en-US"/>
        </w:rPr>
        <w:t>fingers</w:t>
      </w:r>
      <w:ins w:author="Kéri András" w:date="2026-10-06T17:27:00Z" w16du:dateUtc="2026-10-06T15:27:00Z" w:id="281">
        <w:r w:rsidR="00237AD3">
          <w:rPr>
            <w:rFonts w:ascii="General Sans" w:hAnsi="General Sans"/>
            <w:lang w:val="en-US"/>
          </w:rPr>
          <w:t xml:space="preserve">, too, </w:t>
        </w:r>
      </w:ins>
      <w:del w:author="Kéri András" w:date="2026-10-06T17:27:00Z" w16du:dateUtc="2026-10-06T15:27:00Z" w:id="282">
        <w:r w:rsidRPr="00206685" w:rsidDel="00237AD3">
          <w:rPr>
            <w:rFonts w:ascii="General Sans" w:hAnsi="General Sans"/>
            <w:lang w:val="en-US"/>
          </w:rPr>
          <w:delText xml:space="preserve"> as well </w:delText>
        </w:r>
      </w:del>
      <w:r w:rsidRPr="00206685">
        <w:rPr>
          <w:rFonts w:ascii="General Sans" w:hAnsi="General Sans"/>
          <w:lang w:val="en-US"/>
        </w:rPr>
        <w:t>before proceeding.</w:t>
      </w:r>
    </w:p>
    <w:p w:rsidRPr="00206685" w:rsidR="0019744A" w:rsidP="00244A93" w:rsidRDefault="0019744A" w14:paraId="3C0B21CA" w14:textId="77777777">
      <w:pPr>
        <w:pStyle w:val="NormlWeb"/>
        <w:jc w:val="both"/>
        <w:rPr>
          <w:rFonts w:ascii="General Sans" w:hAnsi="General Sans"/>
          <w:lang w:val="en-US"/>
        </w:rPr>
      </w:pPr>
      <w:r w:rsidRPr="00206685">
        <w:rPr>
          <w:rFonts w:ascii="General Sans" w:hAnsi="General Sans"/>
          <w:lang w:val="en-US"/>
        </w:rPr>
        <w:t>After disinfection, keep the labia apart if possible and avoid unnecessary touching of the cleaned urethral area. Do not allow the UroDapter tip to touch any non-clean surface before placement.</w:t>
      </w:r>
    </w:p>
    <w:p w:rsidRPr="00206685" w:rsidR="0019744A" w:rsidP="0019744A" w:rsidRDefault="0019744A" w14:paraId="5AB8B0C9" w14:textId="77777777">
      <w:pPr>
        <w:spacing w:after="0" w:line="240" w:lineRule="auto"/>
        <w:rPr>
          <w:rFonts w:ascii="General Sans" w:hAnsi="General Sans" w:eastAsia="Times New Roman" w:cs="Times New Roman"/>
          <w:kern w:val="0"/>
          <w:lang w:val="en-US" w:eastAsia="en-GB"/>
          <w14:ligatures w14:val="none"/>
        </w:rPr>
      </w:pPr>
    </w:p>
    <w:p w:rsidRPr="00206685" w:rsidR="0019744A" w:rsidP="00244A93" w:rsidRDefault="0019744A" w14:paraId="7A62E7BB" w14:textId="77777777">
      <w:pPr>
        <w:pStyle w:val="Cmsor2"/>
        <w:numPr>
          <w:ilvl w:val="0"/>
          <w:numId w:val="25"/>
        </w:numPr>
        <w:rPr>
          <w:rFonts w:ascii="General Sans Semibold" w:hAnsi="General Sans Semibold" w:eastAsia="Times New Roman"/>
          <w:b/>
          <w:bCs/>
          <w:color w:val="156082" w:themeColor="accent1"/>
          <w:sz w:val="28"/>
          <w:szCs w:val="28"/>
          <w:lang w:val="en-US"/>
        </w:rPr>
      </w:pPr>
      <w:bookmarkStart w:name="_Locate_the_urethral_1" w:id="283"/>
      <w:bookmarkStart w:name="OLE_LINK18" w:id="284"/>
      <w:bookmarkEnd w:id="283"/>
      <w:r w:rsidRPr="00206685">
        <w:rPr>
          <w:rFonts w:ascii="General Sans Semibold" w:hAnsi="General Sans Semibold" w:eastAsia="Times New Roman"/>
          <w:b/>
          <w:bCs/>
          <w:color w:val="156082" w:themeColor="accent1"/>
          <w:sz w:val="28"/>
          <w:szCs w:val="28"/>
          <w:lang w:val="en-US"/>
        </w:rPr>
        <w:t xml:space="preserve">Locate the urethral opening by touch </w:t>
      </w:r>
    </w:p>
    <w:bookmarkEnd w:id="284"/>
    <w:p w:rsidRPr="00206685" w:rsidR="0019744A" w:rsidP="00244A93" w:rsidRDefault="0019744A" w14:paraId="056B9954" w14:textId="77777777">
      <w:pPr>
        <w:pStyle w:val="NormlWeb"/>
        <w:jc w:val="both"/>
        <w:rPr>
          <w:rFonts w:ascii="General Sans" w:hAnsi="General Sans"/>
          <w:lang w:val="en-US"/>
        </w:rPr>
      </w:pPr>
      <w:r w:rsidRPr="00206685">
        <w:rPr>
          <w:rFonts w:ascii="General Sans" w:hAnsi="General Sans"/>
          <w:lang w:val="en-US"/>
        </w:rPr>
        <w:t>Keep the labia minora gently separated with one hand.</w:t>
      </w:r>
    </w:p>
    <w:p w:rsidRPr="00206685" w:rsidR="0019744A" w:rsidP="00244A93" w:rsidRDefault="0019744A" w14:paraId="0BE5D4BB" w14:textId="77777777">
      <w:pPr>
        <w:pStyle w:val="NormlWeb"/>
        <w:jc w:val="both"/>
        <w:rPr>
          <w:rFonts w:ascii="General Sans" w:hAnsi="General Sans"/>
          <w:lang w:val="en-US"/>
        </w:rPr>
      </w:pPr>
      <w:r w:rsidRPr="00206685">
        <w:rPr>
          <w:rFonts w:ascii="General Sans" w:hAnsi="General Sans"/>
          <w:lang w:val="en-US"/>
        </w:rPr>
        <w:t>With a clean finger, use the midline of the vulva and the surrounding structures to orient yourself. There are two practical ways to locate the urethral opening:</w:t>
      </w:r>
    </w:p>
    <w:p w:rsidRPr="00206685" w:rsidR="0019744A" w:rsidP="00244A93" w:rsidRDefault="0019744A" w14:paraId="0B1EB9AB" w14:textId="77777777">
      <w:pPr>
        <w:pStyle w:val="NormlWeb"/>
        <w:numPr>
          <w:ilvl w:val="0"/>
          <w:numId w:val="20"/>
        </w:numPr>
        <w:jc w:val="both"/>
        <w:rPr>
          <w:rFonts w:ascii="General Sans" w:hAnsi="General Sans"/>
          <w:lang w:val="en-US"/>
        </w:rPr>
      </w:pPr>
      <w:r w:rsidRPr="00206685">
        <w:rPr>
          <w:rFonts w:ascii="General Sans" w:hAnsi="General Sans"/>
          <w:lang w:val="en-US"/>
        </w:rPr>
        <w:t>start near the vaginal opening and move your finger gently upward in the midline toward the clitoris; or</w:t>
      </w:r>
    </w:p>
    <w:p w:rsidRPr="00206685" w:rsidR="0019744A" w:rsidP="00244A93" w:rsidRDefault="0019744A" w14:paraId="34C57D49" w14:textId="77777777">
      <w:pPr>
        <w:pStyle w:val="NormlWeb"/>
        <w:numPr>
          <w:ilvl w:val="0"/>
          <w:numId w:val="20"/>
        </w:numPr>
        <w:jc w:val="both"/>
        <w:rPr>
          <w:rFonts w:ascii="General Sans" w:hAnsi="General Sans"/>
          <w:lang w:val="en-US"/>
        </w:rPr>
      </w:pPr>
      <w:r w:rsidRPr="00206685">
        <w:rPr>
          <w:rFonts w:ascii="General Sans" w:hAnsi="General Sans"/>
          <w:lang w:val="en-US"/>
        </w:rPr>
        <w:t>start higher, near the clitoral area, and move downward along the midline.</w:t>
      </w:r>
    </w:p>
    <w:p w:rsidRPr="00206685" w:rsidR="0019744A" w:rsidP="00244A93" w:rsidRDefault="0019744A" w14:paraId="17641AC9" w14:textId="28A2BD9D">
      <w:pPr>
        <w:pStyle w:val="NormlWeb"/>
        <w:jc w:val="both"/>
        <w:rPr>
          <w:rFonts w:ascii="General Sans" w:hAnsi="General Sans"/>
          <w:lang w:val="en-US"/>
        </w:rPr>
      </w:pPr>
      <w:r w:rsidRPr="00206685">
        <w:rPr>
          <w:rFonts w:ascii="General Sans" w:hAnsi="General Sans"/>
          <w:lang w:val="en-US"/>
        </w:rPr>
        <w:t xml:space="preserve">The urethral opening lies between the clitoris and the vaginal opening. Some women find that differences in the </w:t>
      </w:r>
      <w:del w:author="Kéri András" w:date="2026-10-06T18:05:00Z" w16du:dateUtc="2026-10-06T16:05:00Z" w:id="285">
        <w:r w:rsidRPr="00206685" w:rsidDel="008764AB">
          <w:rPr>
            <w:rFonts w:ascii="General Sans" w:hAnsi="General Sans"/>
            <w:lang w:val="en-US"/>
          </w:rPr>
          <w:delText xml:space="preserve">feel </w:delText>
        </w:r>
      </w:del>
      <w:ins w:author="Kéri András" w:date="2026-10-06T18:05:00Z" w16du:dateUtc="2026-10-06T16:05:00Z" w:id="286">
        <w:r w:rsidR="008764AB">
          <w:rPr>
            <w:rFonts w:ascii="General Sans" w:hAnsi="General Sans"/>
            <w:lang w:val="en-US"/>
          </w:rPr>
          <w:t xml:space="preserve">touch </w:t>
        </w:r>
      </w:ins>
      <w:r w:rsidRPr="00206685">
        <w:rPr>
          <w:rFonts w:ascii="General Sans" w:hAnsi="General Sans"/>
          <w:lang w:val="en-US"/>
        </w:rPr>
        <w:t>of the tissues help them recognize the correct area.</w:t>
      </w:r>
    </w:p>
    <w:p w:rsidRPr="00206685" w:rsidR="0019744A" w:rsidP="00EA3D02" w:rsidRDefault="0019744A" w14:paraId="00D81FFA" w14:textId="1B6DE45F">
      <w:pPr>
        <w:pStyle w:val="NormlWeb"/>
        <w:jc w:val="both"/>
        <w:rPr>
          <w:rFonts w:ascii="General Sans" w:hAnsi="General Sans"/>
          <w:lang w:val="en-US"/>
        </w:rPr>
      </w:pPr>
      <w:r w:rsidRPr="00206685">
        <w:rPr>
          <w:rFonts w:ascii="General Sans" w:hAnsi="General Sans"/>
          <w:lang w:val="en-US"/>
        </w:rPr>
        <w:t>Take your time and keep the labia apart while locating the opening. With practice, the position usually becomes easier to recognize by touch.</w:t>
      </w:r>
    </w:p>
    <w:p w:rsidRPr="008764AB" w:rsidR="0019744A" w:rsidP="00244A93" w:rsidRDefault="0019744A" w14:paraId="453B2FA6" w14:textId="77A33599">
      <w:pPr>
        <w:pStyle w:val="NormlWeb"/>
        <w:jc w:val="center"/>
        <w:rPr>
          <w:lang w:val="en-US"/>
        </w:rPr>
      </w:pPr>
      <w:r w:rsidRPr="008764AB">
        <w:rPr>
          <w:noProof/>
          <w:lang w:val="en-US"/>
          <w14:ligatures w14:val="standardContextual"/>
        </w:rPr>
        <w:drawing>
          <wp:inline distT="0" distB="0" distL="0" distR="0" wp14:anchorId="1895409D" wp14:editId="391F2316">
            <wp:extent cx="4766553" cy="3488043"/>
            <wp:effectExtent l="0" t="0" r="0" b="5080"/>
            <wp:docPr id="1857444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44124" name="Picture 185744412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816929" cy="3524907"/>
                    </a:xfrm>
                    <a:prstGeom prst="rect">
                      <a:avLst/>
                    </a:prstGeom>
                  </pic:spPr>
                </pic:pic>
              </a:graphicData>
            </a:graphic>
          </wp:inline>
        </w:drawing>
      </w:r>
    </w:p>
    <w:p w:rsidRPr="008764AB" w:rsidR="0019744A" w:rsidP="0019744A" w:rsidRDefault="0019744A" w14:paraId="0A9FCD4C" w14:textId="77777777">
      <w:pPr>
        <w:spacing w:after="0" w:line="240" w:lineRule="auto"/>
        <w:rPr>
          <w:rFonts w:ascii="Times New Roman" w:hAnsi="Times New Roman" w:eastAsia="Times New Roman" w:cs="Times New Roman"/>
          <w:kern w:val="0"/>
          <w:lang w:val="en-US" w:eastAsia="en-GB"/>
          <w14:ligatures w14:val="none"/>
        </w:rPr>
      </w:pPr>
    </w:p>
    <w:p w:rsidRPr="008764AB" w:rsidR="0019744A" w:rsidP="00244A93" w:rsidRDefault="0019744A" w14:paraId="2F9395DB" w14:textId="6DA34703">
      <w:pPr>
        <w:pStyle w:val="Cmsor2"/>
        <w:numPr>
          <w:ilvl w:val="0"/>
          <w:numId w:val="25"/>
        </w:numPr>
        <w:rPr>
          <w:rFonts w:ascii="General Sans Semibold" w:hAnsi="General Sans Semibold" w:eastAsia="Times New Roman"/>
          <w:b/>
          <w:bCs/>
          <w:color w:val="156082" w:themeColor="accent1"/>
          <w:sz w:val="28"/>
          <w:szCs w:val="28"/>
          <w:lang w:val="en-US"/>
        </w:rPr>
      </w:pPr>
      <w:bookmarkStart w:name="_Place_and_align_1" w:id="287"/>
      <w:bookmarkEnd w:id="287"/>
      <w:r w:rsidRPr="008764AB">
        <w:rPr>
          <w:rFonts w:ascii="General Sans Semibold" w:hAnsi="General Sans Semibold" w:eastAsia="Times New Roman"/>
          <w:b/>
          <w:bCs/>
          <w:color w:val="156082" w:themeColor="accent1"/>
          <w:sz w:val="28"/>
          <w:szCs w:val="28"/>
          <w:lang w:val="en-US"/>
        </w:rPr>
        <w:t xml:space="preserve">Place and align the UroDapter </w:t>
      </w:r>
      <w:r w:rsidRPr="008764AB" w:rsidR="00857AC1">
        <w:rPr>
          <w:rFonts w:ascii="General Sans Semibold" w:hAnsi="General Sans Semibold" w:eastAsia="Times New Roman"/>
          <w:b/>
          <w:bCs/>
          <w:color w:val="FFFFFF" w:themeColor="background1"/>
          <w:sz w:val="28"/>
          <w:szCs w:val="28"/>
          <w:lang w:val="en-US"/>
        </w:rPr>
        <w:t>.</w:t>
      </w:r>
    </w:p>
    <w:p w:rsidRPr="008764AB" w:rsidR="0019744A" w:rsidP="00244A93" w:rsidRDefault="0019744A" w14:paraId="54B65BA4" w14:textId="02BD4156">
      <w:pPr>
        <w:pStyle w:val="NormlWeb"/>
        <w:jc w:val="both"/>
        <w:rPr>
          <w:rFonts w:ascii="General Sans" w:hAnsi="General Sans"/>
          <w:lang w:val="en-US"/>
        </w:rPr>
      </w:pPr>
      <w:r w:rsidRPr="008764AB">
        <w:rPr>
          <w:rFonts w:ascii="General Sans" w:hAnsi="General Sans"/>
          <w:lang w:val="en-US"/>
        </w:rPr>
        <w:t xml:space="preserve">Once you have located the urethral opening by touch, prepare the UroDapter tip for </w:t>
      </w:r>
      <w:del w:author="Kéri András" w:date="2026-10-06T18:06:00Z" w16du:dateUtc="2026-10-06T16:06:00Z" w:id="288">
        <w:r w:rsidRPr="008764AB" w:rsidDel="008764AB">
          <w:rPr>
            <w:rFonts w:ascii="General Sans" w:hAnsi="General Sans"/>
            <w:lang w:val="en-US"/>
          </w:rPr>
          <w:delText>placement</w:delText>
        </w:r>
      </w:del>
      <w:ins w:author="Kéri András" w:date="2026-10-06T18:06:00Z" w16du:dateUtc="2026-10-06T16:06:00Z" w:id="289">
        <w:r w:rsidR="008764AB">
          <w:rPr>
            <w:rFonts w:ascii="General Sans" w:hAnsi="General Sans"/>
            <w:lang w:val="en-US"/>
          </w:rPr>
          <w:t>application</w:t>
        </w:r>
      </w:ins>
      <w:r w:rsidRPr="008764AB">
        <w:rPr>
          <w:rFonts w:ascii="General Sans" w:hAnsi="General Sans"/>
          <w:lang w:val="en-US"/>
        </w:rPr>
        <w:t>.</w:t>
      </w:r>
    </w:p>
    <w:p w:rsidRPr="008764AB" w:rsidR="0019744A" w:rsidP="00244A93" w:rsidRDefault="0019744A" w14:paraId="72E69212" w14:textId="577D5B0D">
      <w:pPr>
        <w:pStyle w:val="NormlWeb"/>
        <w:jc w:val="both"/>
        <w:rPr>
          <w:rFonts w:ascii="General Sans" w:hAnsi="General Sans"/>
          <w:lang w:val="en-US"/>
        </w:rPr>
      </w:pPr>
      <w:r w:rsidRPr="008764AB">
        <w:rPr>
          <w:rFonts w:ascii="General Sans" w:hAnsi="General Sans"/>
          <w:lang w:val="en-US"/>
        </w:rPr>
        <w:t>If the tip feels dry, lightly moisten it by</w:t>
      </w:r>
      <w:del w:author="Kéri András" w:date="2026-10-06T18:06:00Z" w16du:dateUtc="2026-10-06T16:06:00Z" w:id="290">
        <w:r w:rsidRPr="008764AB" w:rsidDel="008764AB">
          <w:rPr>
            <w:rFonts w:ascii="General Sans" w:hAnsi="General Sans"/>
            <w:lang w:val="en-US"/>
          </w:rPr>
          <w:delText xml:space="preserve"> either</w:delText>
        </w:r>
      </w:del>
      <w:r w:rsidRPr="008764AB">
        <w:rPr>
          <w:rFonts w:ascii="General Sans" w:hAnsi="General Sans"/>
          <w:lang w:val="en-US"/>
        </w:rPr>
        <w:t>:</w:t>
      </w:r>
    </w:p>
    <w:p w:rsidRPr="008764AB" w:rsidR="0019744A" w:rsidP="00244A93" w:rsidRDefault="0019744A" w14:paraId="127EA12C" w14:textId="49B40679">
      <w:pPr>
        <w:pStyle w:val="NormlWeb"/>
        <w:numPr>
          <w:ilvl w:val="0"/>
          <w:numId w:val="21"/>
        </w:numPr>
        <w:jc w:val="both"/>
        <w:rPr>
          <w:rFonts w:ascii="General Sans" w:hAnsi="General Sans"/>
          <w:lang w:val="en-US"/>
        </w:rPr>
      </w:pPr>
      <w:r w:rsidRPr="008764AB">
        <w:rPr>
          <w:rFonts w:ascii="General Sans" w:hAnsi="General Sans"/>
          <w:lang w:val="en-US"/>
        </w:rPr>
        <w:t xml:space="preserve">gently pushing </w:t>
      </w:r>
      <w:ins w:author="Kéri András" w:date="2026-10-06T18:06:00Z" w16du:dateUtc="2026-10-06T16:06:00Z" w:id="291">
        <w:r w:rsidR="008764AB">
          <w:rPr>
            <w:rFonts w:ascii="General Sans" w:hAnsi="General Sans"/>
            <w:lang w:val="en-US"/>
          </w:rPr>
          <w:t xml:space="preserve">out </w:t>
        </w:r>
      </w:ins>
      <w:r w:rsidRPr="008764AB">
        <w:rPr>
          <w:rFonts w:ascii="General Sans" w:hAnsi="General Sans"/>
          <w:lang w:val="en-US"/>
        </w:rPr>
        <w:t>a single drop of the bladder instillation solution through the UroDapter, or</w:t>
      </w:r>
    </w:p>
    <w:p w:rsidRPr="008764AB" w:rsidR="0019744A" w:rsidP="00244A93" w:rsidRDefault="0019744A" w14:paraId="1EF9C65D" w14:textId="1A0AD123">
      <w:pPr>
        <w:pStyle w:val="NormlWeb"/>
        <w:numPr>
          <w:ilvl w:val="0"/>
          <w:numId w:val="21"/>
        </w:numPr>
        <w:jc w:val="both"/>
        <w:rPr>
          <w:rFonts w:ascii="General Sans" w:hAnsi="General Sans"/>
          <w:lang w:val="en-US"/>
        </w:rPr>
      </w:pPr>
      <w:r w:rsidRPr="008764AB">
        <w:rPr>
          <w:rFonts w:ascii="General Sans" w:hAnsi="General Sans"/>
          <w:lang w:val="en-US"/>
        </w:rPr>
        <w:t xml:space="preserve">moistening the tip with a small amount of the povidone-iodine (Betadine) </w:t>
      </w:r>
      <w:del w:author="Kéri András" w:date="2026-10-06T18:06:00Z" w16du:dateUtc="2026-10-06T16:06:00Z" w:id="292">
        <w:r w:rsidRPr="008764AB" w:rsidDel="008764AB">
          <w:rPr>
            <w:rFonts w:ascii="General Sans" w:hAnsi="General Sans"/>
            <w:lang w:val="en-US"/>
          </w:rPr>
          <w:delText xml:space="preserve">already being </w:delText>
        </w:r>
      </w:del>
      <w:ins w:author="Kéri András" w:date="2026-10-06T18:06:00Z" w16du:dateUtc="2026-10-06T16:06:00Z" w:id="293">
        <w:r w:rsidR="008764AB">
          <w:rPr>
            <w:rFonts w:ascii="General Sans" w:hAnsi="General Sans"/>
            <w:lang w:val="en-US"/>
          </w:rPr>
          <w:t xml:space="preserve">having </w:t>
        </w:r>
      </w:ins>
      <w:r w:rsidRPr="008764AB">
        <w:rPr>
          <w:rFonts w:ascii="General Sans" w:hAnsi="General Sans"/>
          <w:lang w:val="en-US"/>
        </w:rPr>
        <w:t>used for disinfection.</w:t>
      </w:r>
    </w:p>
    <w:p w:rsidRPr="008764AB" w:rsidR="0019744A" w:rsidP="00244A93" w:rsidRDefault="0019744A" w14:paraId="6F3BAC28" w14:textId="12B92341">
      <w:pPr>
        <w:pStyle w:val="NormlWeb"/>
        <w:jc w:val="both"/>
        <w:rPr>
          <w:rFonts w:ascii="General Sans" w:hAnsi="General Sans"/>
          <w:lang w:val="en-US"/>
        </w:rPr>
      </w:pPr>
      <w:r w:rsidRPr="008764AB">
        <w:rPr>
          <w:rFonts w:ascii="General Sans" w:hAnsi="General Sans"/>
          <w:lang w:val="en-US"/>
        </w:rPr>
        <w:t xml:space="preserve">Then </w:t>
      </w:r>
      <w:del w:author="Kéri András" w:date="2026-10-06T18:06:00Z" w16du:dateUtc="2026-10-06T16:06:00Z" w:id="294">
        <w:r w:rsidRPr="008764AB" w:rsidDel="008764AB">
          <w:rPr>
            <w:rFonts w:ascii="General Sans" w:hAnsi="General Sans"/>
            <w:lang w:val="en-US"/>
          </w:rPr>
          <w:delText xml:space="preserve">place </w:delText>
        </w:r>
      </w:del>
      <w:ins w:author="Kéri András" w:date="2026-10-06T18:06:00Z" w16du:dateUtc="2026-10-06T16:06:00Z" w:id="295">
        <w:r w:rsidR="008764AB">
          <w:rPr>
            <w:rFonts w:ascii="General Sans" w:hAnsi="General Sans"/>
            <w:lang w:val="en-US"/>
          </w:rPr>
          <w:t xml:space="preserve">apply </w:t>
        </w:r>
      </w:ins>
      <w:r w:rsidRPr="008764AB">
        <w:rPr>
          <w:rFonts w:ascii="General Sans" w:hAnsi="General Sans"/>
          <w:lang w:val="en-US"/>
        </w:rPr>
        <w:t>the UroDapter in four simple steps:</w:t>
      </w:r>
    </w:p>
    <w:p w:rsidRPr="008764AB" w:rsidR="0019744A" w:rsidP="00244A93" w:rsidRDefault="0019744A" w14:paraId="5F487A95" w14:textId="77777777">
      <w:pPr>
        <w:pStyle w:val="NormlWeb"/>
        <w:numPr>
          <w:ilvl w:val="0"/>
          <w:numId w:val="22"/>
        </w:numPr>
        <w:jc w:val="both"/>
        <w:rPr>
          <w:rFonts w:ascii="General Sans" w:hAnsi="General Sans"/>
          <w:lang w:val="en-US"/>
        </w:rPr>
      </w:pPr>
      <w:r w:rsidRPr="008764AB">
        <w:rPr>
          <w:rStyle w:val="Kiemels2"/>
          <w:rFonts w:ascii="General Sans Semibold" w:hAnsi="General Sans Semibold"/>
          <w:color w:val="156082" w:themeColor="accent1"/>
          <w:lang w:val="en-US"/>
        </w:rPr>
        <w:t>Keep the labia gently separated</w:t>
      </w:r>
      <w:r w:rsidRPr="008764AB">
        <w:rPr>
          <w:rFonts w:ascii="General Sans" w:hAnsi="General Sans"/>
          <w:color w:val="156082" w:themeColor="accent1"/>
          <w:lang w:val="en-US"/>
        </w:rPr>
        <w:t xml:space="preserve"> </w:t>
      </w:r>
      <w:r w:rsidRPr="008764AB">
        <w:rPr>
          <w:rFonts w:ascii="General Sans" w:hAnsi="General Sans"/>
          <w:lang w:val="en-US"/>
        </w:rPr>
        <w:t>with one hand.</w:t>
      </w:r>
    </w:p>
    <w:p w:rsidRPr="008764AB" w:rsidR="0019744A" w:rsidP="00244A93" w:rsidRDefault="0019744A" w14:paraId="7A93904D" w14:textId="77777777">
      <w:pPr>
        <w:pStyle w:val="NormlWeb"/>
        <w:numPr>
          <w:ilvl w:val="0"/>
          <w:numId w:val="22"/>
        </w:numPr>
        <w:jc w:val="both"/>
        <w:rPr>
          <w:rFonts w:ascii="General Sans" w:hAnsi="General Sans"/>
          <w:lang w:val="en-US"/>
        </w:rPr>
      </w:pPr>
      <w:r w:rsidRPr="008764AB">
        <w:rPr>
          <w:rStyle w:val="Kiemels2"/>
          <w:rFonts w:ascii="General Sans Semibold" w:hAnsi="General Sans Semibold"/>
          <w:color w:val="156082" w:themeColor="accent1"/>
          <w:lang w:val="en-US"/>
        </w:rPr>
        <w:t>Bring the UroDapter to the midline</w:t>
      </w:r>
      <w:r w:rsidRPr="008764AB">
        <w:rPr>
          <w:rFonts w:ascii="General Sans" w:hAnsi="General Sans"/>
          <w:lang w:val="en-US"/>
        </w:rPr>
        <w:t>, slightly above the urethral opening, near the clitoral area.</w:t>
      </w:r>
    </w:p>
    <w:p w:rsidRPr="008764AB" w:rsidR="0019744A" w:rsidP="00244A93" w:rsidRDefault="0019744A" w14:paraId="0A13C293" w14:textId="77777777">
      <w:pPr>
        <w:pStyle w:val="NormlWeb"/>
        <w:numPr>
          <w:ilvl w:val="0"/>
          <w:numId w:val="22"/>
        </w:numPr>
        <w:jc w:val="both"/>
        <w:rPr>
          <w:rFonts w:ascii="General Sans" w:hAnsi="General Sans"/>
          <w:lang w:val="en-US"/>
        </w:rPr>
      </w:pPr>
      <w:r w:rsidRPr="008764AB">
        <w:rPr>
          <w:rStyle w:val="Kiemels2"/>
          <w:rFonts w:ascii="General Sans Semibold" w:hAnsi="General Sans Semibold"/>
          <w:color w:val="156082" w:themeColor="accent1"/>
          <w:lang w:val="en-US"/>
        </w:rPr>
        <w:t>Slide it gently downward along the midline</w:t>
      </w:r>
      <w:r w:rsidRPr="008764AB">
        <w:rPr>
          <w:rFonts w:ascii="General Sans" w:hAnsi="General Sans"/>
          <w:color w:val="156082" w:themeColor="accent1"/>
          <w:lang w:val="en-US"/>
        </w:rPr>
        <w:t xml:space="preserve"> </w:t>
      </w:r>
      <w:r w:rsidRPr="008764AB">
        <w:rPr>
          <w:rFonts w:ascii="General Sans" w:hAnsi="General Sans"/>
          <w:lang w:val="en-US"/>
        </w:rPr>
        <w:t>while applying steady inward pressure until the tip reaches and enters the urethral opening.</w:t>
      </w:r>
    </w:p>
    <w:p w:rsidRPr="008764AB" w:rsidR="0019744A" w:rsidP="00244A93" w:rsidRDefault="0019744A" w14:paraId="331C4AC2" w14:textId="77777777">
      <w:pPr>
        <w:pStyle w:val="NormlWeb"/>
        <w:numPr>
          <w:ilvl w:val="0"/>
          <w:numId w:val="22"/>
        </w:numPr>
        <w:jc w:val="both"/>
        <w:rPr>
          <w:rFonts w:ascii="General Sans" w:hAnsi="General Sans"/>
          <w:lang w:val="en-US"/>
        </w:rPr>
      </w:pPr>
      <w:r w:rsidRPr="008764AB">
        <w:rPr>
          <w:rStyle w:val="Kiemels2"/>
          <w:rFonts w:ascii="General Sans Semibold" w:hAnsi="General Sans Semibold"/>
          <w:color w:val="156082" w:themeColor="accent1"/>
          <w:lang w:val="en-US"/>
        </w:rPr>
        <w:t>Once the tip is in the opening, align the syringe with the natural direction of the urethra</w:t>
      </w:r>
      <w:r w:rsidRPr="008764AB">
        <w:rPr>
          <w:rFonts w:ascii="General Sans" w:hAnsi="General Sans"/>
          <w:color w:val="156082" w:themeColor="accent1"/>
          <w:lang w:val="en-US"/>
        </w:rPr>
        <w:t xml:space="preserve"> </w:t>
      </w:r>
      <w:r w:rsidRPr="008764AB">
        <w:rPr>
          <w:rFonts w:ascii="General Sans" w:hAnsi="General Sans"/>
          <w:lang w:val="en-US"/>
        </w:rPr>
        <w:t>and continue with gentle, controlled pressure.</w:t>
      </w:r>
    </w:p>
    <w:p w:rsidRPr="008764AB" w:rsidR="0019744A" w:rsidP="00244A93" w:rsidRDefault="0019744A" w14:paraId="5F6CC7A5" w14:textId="77777777">
      <w:pPr>
        <w:pStyle w:val="NormlWeb"/>
        <w:jc w:val="both"/>
        <w:rPr>
          <w:rFonts w:ascii="General Sans" w:hAnsi="General Sans"/>
          <w:lang w:val="en-US"/>
        </w:rPr>
      </w:pPr>
      <w:r w:rsidRPr="008764AB">
        <w:rPr>
          <w:rFonts w:ascii="General Sans" w:hAnsi="General Sans"/>
          <w:lang w:val="en-US"/>
        </w:rPr>
        <w:t>A small scooping or “spooning” movement may help the UroDapter settle into the correct position beneath the pubic bone.</w:t>
      </w:r>
    </w:p>
    <w:p w:rsidRPr="008764AB" w:rsidR="0019744A" w:rsidP="00244A93" w:rsidRDefault="0019744A" w14:paraId="6B33F69B" w14:textId="77777777">
      <w:pPr>
        <w:pStyle w:val="NormlWeb"/>
        <w:jc w:val="both"/>
        <w:rPr>
          <w:rFonts w:ascii="General Sans" w:hAnsi="General Sans"/>
          <w:lang w:val="en-US"/>
        </w:rPr>
      </w:pPr>
      <w:r w:rsidRPr="008764AB">
        <w:rPr>
          <w:rFonts w:ascii="General Sans" w:hAnsi="General Sans"/>
          <w:lang w:val="en-US"/>
        </w:rPr>
        <w:t>Do not force the UroDapter against resistance. If it does not move into position easily, reduce the pressure, adjust the angle slightly, and try again.</w:t>
      </w:r>
    </w:p>
    <w:p w:rsidRPr="008764AB" w:rsidR="0019744A" w:rsidP="00244A93" w:rsidRDefault="0019744A" w14:paraId="67B7A922" w14:textId="77777777">
      <w:pPr>
        <w:spacing w:after="0" w:line="240" w:lineRule="auto"/>
        <w:jc w:val="both"/>
        <w:rPr>
          <w:rFonts w:ascii="General Sans" w:hAnsi="General Sans" w:eastAsia="Times New Roman" w:cs="Times New Roman"/>
          <w:kern w:val="0"/>
          <w:lang w:val="en-US" w:eastAsia="en-GB"/>
          <w14:ligatures w14:val="none"/>
        </w:rPr>
      </w:pPr>
    </w:p>
    <w:p w:rsidRPr="008764AB" w:rsidR="0019744A" w:rsidP="00244A93" w:rsidRDefault="0019744A" w14:paraId="0BE075FD" w14:textId="55A1936D">
      <w:pPr>
        <w:pStyle w:val="Cmsor2"/>
        <w:numPr>
          <w:ilvl w:val="0"/>
          <w:numId w:val="25"/>
        </w:numPr>
        <w:rPr>
          <w:rFonts w:ascii="General Sans Semibold" w:hAnsi="General Sans Semibold" w:eastAsia="Times New Roman"/>
          <w:b/>
          <w:bCs/>
          <w:color w:val="156082" w:themeColor="accent1"/>
          <w:sz w:val="28"/>
          <w:szCs w:val="28"/>
          <w:lang w:val="en-US"/>
        </w:rPr>
      </w:pPr>
      <w:bookmarkStart w:name="_Create_and_maintain_1" w:id="296"/>
      <w:bookmarkEnd w:id="296"/>
      <w:r w:rsidRPr="008764AB">
        <w:rPr>
          <w:rFonts w:ascii="General Sans Semibold" w:hAnsi="General Sans Semibold" w:eastAsia="Times New Roman"/>
          <w:b/>
          <w:bCs/>
          <w:color w:val="156082" w:themeColor="accent1"/>
          <w:sz w:val="28"/>
          <w:szCs w:val="28"/>
          <w:lang w:val="en-US"/>
        </w:rPr>
        <w:t>Create and maintain the seal</w:t>
      </w:r>
      <w:ins w:author="Kéri András" w:date="2026-10-06T18:07:00Z" w16du:dateUtc="2026-10-06T16:07:00Z" w:id="297">
        <w:r w:rsidR="008764AB">
          <w:rPr>
            <w:rFonts w:ascii="General Sans Semibold" w:hAnsi="General Sans Semibold" w:eastAsia="Times New Roman"/>
            <w:b/>
            <w:bCs/>
            <w:color w:val="156082" w:themeColor="accent1"/>
            <w:sz w:val="28"/>
            <w:szCs w:val="28"/>
            <w:lang w:val="en-US"/>
          </w:rPr>
          <w:t>ing</w:t>
        </w:r>
      </w:ins>
      <w:r w:rsidRPr="008764AB">
        <w:rPr>
          <w:rFonts w:ascii="General Sans Semibold" w:hAnsi="General Sans Semibold" w:eastAsia="Times New Roman"/>
          <w:b/>
          <w:bCs/>
          <w:color w:val="156082" w:themeColor="accent1"/>
          <w:sz w:val="28"/>
          <w:szCs w:val="28"/>
          <w:lang w:val="en-US"/>
        </w:rPr>
        <w:t xml:space="preserve"> </w:t>
      </w:r>
      <w:r w:rsidRPr="008764AB" w:rsidR="00857AC1">
        <w:rPr>
          <w:rFonts w:ascii="General Sans Semibold" w:hAnsi="General Sans Semibold" w:eastAsia="Times New Roman"/>
          <w:b/>
          <w:bCs/>
          <w:color w:val="FFFFFF" w:themeColor="background1"/>
          <w:sz w:val="28"/>
          <w:szCs w:val="28"/>
          <w:lang w:val="en-US"/>
        </w:rPr>
        <w:t>.</w:t>
      </w:r>
    </w:p>
    <w:p w:rsidRPr="008764AB" w:rsidR="0019744A" w:rsidP="00244A93" w:rsidRDefault="0019744A" w14:paraId="4A94FAE5" w14:textId="39DABB85">
      <w:pPr>
        <w:pStyle w:val="NormlWeb"/>
        <w:jc w:val="both"/>
        <w:rPr>
          <w:rFonts w:ascii="General Sans" w:hAnsi="General Sans"/>
          <w:color w:val="000000" w:themeColor="text1"/>
          <w:lang w:val="en-US"/>
        </w:rPr>
      </w:pPr>
      <w:r w:rsidRPr="008764AB">
        <w:rPr>
          <w:rFonts w:ascii="General Sans" w:hAnsi="General Sans"/>
          <w:color w:val="000000" w:themeColor="text1"/>
          <w:lang w:val="en-US"/>
        </w:rPr>
        <w:t xml:space="preserve">Before starting the instillation, take a slow, deep breath and consciously relax your pelvic area and </w:t>
      </w:r>
      <w:ins w:author="Kéri András" w:date="2026-10-06T18:08:00Z" w16du:dateUtc="2026-10-06T16:08:00Z" w:id="298">
        <w:r w:rsidR="008764AB">
          <w:rPr>
            <w:rFonts w:ascii="General Sans" w:hAnsi="General Sans"/>
            <w:color w:val="000000" w:themeColor="text1"/>
            <w:lang w:val="en-US"/>
          </w:rPr>
          <w:t xml:space="preserve">your </w:t>
        </w:r>
      </w:ins>
      <w:r w:rsidRPr="008764AB">
        <w:rPr>
          <w:rFonts w:ascii="General Sans" w:hAnsi="General Sans"/>
          <w:color w:val="000000" w:themeColor="text1"/>
          <w:lang w:val="en-US"/>
        </w:rPr>
        <w:t>urinary sphincter.</w:t>
      </w:r>
    </w:p>
    <w:p w:rsidRPr="008764AB" w:rsidR="0019744A" w:rsidP="00244A93" w:rsidRDefault="0019744A" w14:paraId="5069F95C" w14:textId="29DCA043">
      <w:pPr>
        <w:pStyle w:val="NormlWeb"/>
        <w:jc w:val="both"/>
        <w:rPr>
          <w:rFonts w:ascii="General Sans" w:hAnsi="General Sans"/>
          <w:color w:val="000000" w:themeColor="text1"/>
          <w:lang w:val="en-US"/>
        </w:rPr>
      </w:pPr>
      <w:r w:rsidRPr="008764AB">
        <w:rPr>
          <w:rFonts w:ascii="General Sans" w:hAnsi="General Sans"/>
          <w:color w:val="000000" w:themeColor="text1"/>
          <w:lang w:val="en-US"/>
        </w:rPr>
        <w:t xml:space="preserve">Once relaxed, gently but steadily </w:t>
      </w:r>
      <w:del w:author="Kéri András" w:date="2026-10-06T18:08:00Z" w16du:dateUtc="2026-10-06T16:08:00Z" w:id="299">
        <w:r w:rsidRPr="008764AB" w:rsidDel="008764AB">
          <w:rPr>
            <w:rFonts w:ascii="General Sans" w:hAnsi="General Sans"/>
            <w:color w:val="000000" w:themeColor="text1"/>
            <w:lang w:val="en-US"/>
          </w:rPr>
          <w:delText xml:space="preserve">advance </w:delText>
        </w:r>
      </w:del>
      <w:ins w:author="Kéri András" w:date="2026-10-06T18:08:00Z" w16du:dateUtc="2026-10-06T16:08:00Z" w:id="300">
        <w:r w:rsidR="008764AB">
          <w:rPr>
            <w:rFonts w:ascii="General Sans" w:hAnsi="General Sans"/>
            <w:color w:val="000000" w:themeColor="text1"/>
            <w:lang w:val="en-US"/>
          </w:rPr>
          <w:t xml:space="preserve">introduce </w:t>
        </w:r>
      </w:ins>
      <w:r w:rsidRPr="008764AB">
        <w:rPr>
          <w:rFonts w:ascii="General Sans" w:hAnsi="General Sans"/>
          <w:color w:val="000000" w:themeColor="text1"/>
          <w:lang w:val="en-US"/>
        </w:rPr>
        <w:t>the UroDapter into the urethral opening until the sealing collar sits fully against the opening and makes even contact all the way around. This requires only a short advancement - typically about 6–8 mm - until the sealing collar makes full contact.</w:t>
      </w:r>
    </w:p>
    <w:p w:rsidRPr="008764AB" w:rsidR="00206118" w:rsidP="00206118" w:rsidRDefault="00206118" w14:paraId="00FD3E6C" w14:textId="7C21DC95">
      <w:pPr>
        <w:pStyle w:val="NormlWeb"/>
        <w:jc w:val="center"/>
        <w:rPr>
          <w:rFonts w:ascii="General Sans" w:hAnsi="General Sans"/>
          <w:color w:val="156082" w:themeColor="accent1"/>
          <w:lang w:val="en-US"/>
        </w:rPr>
      </w:pPr>
      <w:r w:rsidRPr="008764AB">
        <w:rPr>
          <w:rFonts w:ascii="General Sans" w:hAnsi="General Sans"/>
          <w:noProof/>
          <w:lang w:val="en-US"/>
          <w14:ligatures w14:val="standardContextual"/>
        </w:rPr>
        <w:drawing>
          <wp:inline distT="0" distB="0" distL="0" distR="0" wp14:anchorId="3A184594" wp14:editId="50320592">
            <wp:extent cx="3016596" cy="2008613"/>
            <wp:effectExtent l="38100" t="38100" r="95250" b="86995"/>
            <wp:docPr id="702193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16012" name="Picture 32781601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075138" cy="2047593"/>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rsidRPr="008764AB" w:rsidR="0019744A" w:rsidP="00244A93" w:rsidRDefault="0019744A" w14:paraId="0C9013EB" w14:textId="77777777">
      <w:pPr>
        <w:pStyle w:val="NormlWeb"/>
        <w:jc w:val="both"/>
        <w:rPr>
          <w:rFonts w:ascii="General Sans" w:hAnsi="General Sans"/>
          <w:color w:val="156082" w:themeColor="accent1"/>
          <w:lang w:val="en-US"/>
        </w:rPr>
      </w:pPr>
    </w:p>
    <w:p w:rsidRPr="008764AB" w:rsidR="0019744A" w:rsidP="00244A93" w:rsidRDefault="0019744A" w14:paraId="0E58DB84" w14:textId="77777777">
      <w:pPr>
        <w:pStyle w:val="NormlWeb"/>
        <w:jc w:val="both"/>
        <w:rPr>
          <w:rFonts w:ascii="General Sans" w:hAnsi="General Sans"/>
          <w:color w:val="000000" w:themeColor="text1"/>
          <w:lang w:val="en-US"/>
        </w:rPr>
      </w:pPr>
      <w:r w:rsidRPr="008764AB">
        <w:rPr>
          <w:rFonts w:ascii="General Sans" w:hAnsi="General Sans"/>
          <w:color w:val="000000" w:themeColor="text1"/>
          <w:lang w:val="en-US"/>
        </w:rPr>
        <w:t>Maintain steady, controlled inward pressure so the collar stays in full contact with the urethral opening and forms a watertight seal. The pressure should be firm enough to keep the UroDapter securely in position and prevent leakage, but it should not require excessive force or cause significant discomfort.</w:t>
      </w:r>
    </w:p>
    <w:p w:rsidRPr="008764AB" w:rsidR="0019744A" w:rsidP="00244A93" w:rsidRDefault="0019744A" w14:paraId="01EA12D3" w14:textId="2AFB683B">
      <w:pPr>
        <w:pStyle w:val="NormlWeb"/>
        <w:jc w:val="both"/>
        <w:rPr>
          <w:rFonts w:ascii="General Sans" w:hAnsi="General Sans"/>
          <w:color w:val="000000" w:themeColor="text1"/>
          <w:lang w:val="en-US"/>
        </w:rPr>
      </w:pPr>
      <w:r w:rsidRPr="008764AB">
        <w:rPr>
          <w:rFonts w:ascii="General Sans" w:hAnsi="General Sans"/>
          <w:color w:val="000000" w:themeColor="text1"/>
          <w:lang w:val="en-US"/>
        </w:rPr>
        <w:t xml:space="preserve">Keep the syringe aligned with the natural direction of the urethra while maintaining </w:t>
      </w:r>
      <w:del w:author="Kéri András" w:date="2026-10-06T18:08:00Z" w16du:dateUtc="2026-10-06T16:08:00Z" w:id="301">
        <w:r w:rsidRPr="008764AB" w:rsidDel="008764AB">
          <w:rPr>
            <w:rFonts w:ascii="General Sans" w:hAnsi="General Sans"/>
            <w:color w:val="000000" w:themeColor="text1"/>
            <w:lang w:val="en-US"/>
          </w:rPr>
          <w:delText xml:space="preserve">this </w:delText>
        </w:r>
      </w:del>
      <w:ins w:author="Kéri András" w:date="2026-10-06T18:08:00Z" w16du:dateUtc="2026-10-06T16:08:00Z" w:id="302">
        <w:r w:rsidR="008764AB">
          <w:rPr>
            <w:rFonts w:ascii="General Sans" w:hAnsi="General Sans"/>
            <w:color w:val="000000" w:themeColor="text1"/>
            <w:lang w:val="en-US"/>
          </w:rPr>
          <w:t xml:space="preserve">the </w:t>
        </w:r>
      </w:ins>
      <w:r w:rsidRPr="008764AB">
        <w:rPr>
          <w:rFonts w:ascii="General Sans" w:hAnsi="General Sans"/>
          <w:color w:val="000000" w:themeColor="text1"/>
          <w:lang w:val="en-US"/>
        </w:rPr>
        <w:t>pressure. Make sure your standing position remains stable</w:t>
      </w:r>
      <w:ins w:author="Kéri András" w:date="2026-10-06T18:09:00Z" w16du:dateUtc="2026-10-06T16:09:00Z" w:id="303">
        <w:r w:rsidR="008764AB">
          <w:rPr>
            <w:rFonts w:ascii="General Sans" w:hAnsi="General Sans"/>
            <w:color w:val="000000" w:themeColor="text1"/>
            <w:lang w:val="en-US"/>
          </w:rPr>
          <w:t>,</w:t>
        </w:r>
      </w:ins>
      <w:r w:rsidRPr="008764AB">
        <w:rPr>
          <w:rFonts w:ascii="General Sans" w:hAnsi="General Sans"/>
          <w:color w:val="000000" w:themeColor="text1"/>
          <w:lang w:val="en-US"/>
        </w:rPr>
        <w:t xml:space="preserve"> and your knees </w:t>
      </w:r>
      <w:del w:author="Kéri András" w:date="2026-10-06T18:09:00Z" w16du:dateUtc="2026-10-06T16:09:00Z" w:id="304">
        <w:r w:rsidRPr="008764AB" w:rsidDel="008764AB">
          <w:rPr>
            <w:rFonts w:ascii="General Sans" w:hAnsi="General Sans"/>
            <w:color w:val="000000" w:themeColor="text1"/>
            <w:lang w:val="en-US"/>
          </w:rPr>
          <w:delText xml:space="preserve">stay </w:delText>
        </w:r>
      </w:del>
      <w:r w:rsidRPr="008764AB">
        <w:rPr>
          <w:rFonts w:ascii="General Sans" w:hAnsi="General Sans"/>
          <w:color w:val="000000" w:themeColor="text1"/>
          <w:lang w:val="en-US"/>
        </w:rPr>
        <w:t>slightly bent if this helps you maintain access and control.</w:t>
      </w:r>
    </w:p>
    <w:p w:rsidRPr="008764AB" w:rsidR="0019744A" w:rsidP="00206118" w:rsidRDefault="0019744A" w14:paraId="3D03D030" w14:textId="4C6395DF">
      <w:pPr>
        <w:pStyle w:val="NormlWeb"/>
        <w:jc w:val="both"/>
        <w:rPr>
          <w:rFonts w:ascii="General Sans" w:hAnsi="General Sans"/>
          <w:color w:val="000000" w:themeColor="text1"/>
          <w:lang w:val="en-US"/>
        </w:rPr>
      </w:pPr>
      <w:r w:rsidRPr="008764AB">
        <w:rPr>
          <w:rFonts w:ascii="General Sans" w:hAnsi="General Sans"/>
          <w:color w:val="000000" w:themeColor="text1"/>
          <w:lang w:val="en-US"/>
        </w:rPr>
        <w:t>Once the seal feels stable, keep the UroDapter in the same position and maintain the pressure as you prepare to begin the instillation.</w:t>
      </w:r>
    </w:p>
    <w:p w:rsidRPr="008764AB" w:rsidR="00206118" w:rsidP="00206118" w:rsidRDefault="00206118" w14:paraId="0367AC52" w14:textId="77777777">
      <w:pPr>
        <w:pStyle w:val="NormlWeb"/>
        <w:jc w:val="both"/>
        <w:rPr>
          <w:rFonts w:ascii="General Sans" w:hAnsi="General Sans"/>
          <w:color w:val="000000" w:themeColor="text1"/>
          <w:lang w:val="en-US"/>
        </w:rPr>
      </w:pPr>
    </w:p>
    <w:p w:rsidRPr="008764AB" w:rsidR="0019744A" w:rsidP="00244A93" w:rsidRDefault="0019744A" w14:paraId="56568FD0" w14:textId="33344206">
      <w:pPr>
        <w:pStyle w:val="Cmsor2"/>
        <w:numPr>
          <w:ilvl w:val="0"/>
          <w:numId w:val="25"/>
        </w:numPr>
        <w:rPr>
          <w:rFonts w:ascii="General Sans Semibold" w:hAnsi="General Sans Semibold" w:eastAsia="Times New Roman"/>
          <w:b/>
          <w:bCs/>
          <w:color w:val="156082" w:themeColor="accent1"/>
          <w:sz w:val="28"/>
          <w:szCs w:val="28"/>
          <w:lang w:val="en-US"/>
        </w:rPr>
      </w:pPr>
      <w:bookmarkStart w:name="_Instill_the_solution_1" w:id="305"/>
      <w:bookmarkEnd w:id="305"/>
      <w:r w:rsidRPr="008764AB">
        <w:rPr>
          <w:rFonts w:ascii="General Sans Semibold" w:hAnsi="General Sans Semibold" w:eastAsia="Times New Roman"/>
          <w:b/>
          <w:bCs/>
          <w:color w:val="156082" w:themeColor="accent1"/>
          <w:sz w:val="28"/>
          <w:szCs w:val="28"/>
          <w:lang w:val="en-US"/>
        </w:rPr>
        <w:t>Instill the solution</w:t>
      </w:r>
    </w:p>
    <w:p w:rsidRPr="008764AB" w:rsidR="0019744A" w:rsidP="00206118" w:rsidRDefault="0019744A" w14:paraId="655B9959" w14:textId="77777777">
      <w:pPr>
        <w:pStyle w:val="NormlWeb"/>
        <w:jc w:val="both"/>
        <w:rPr>
          <w:rFonts w:ascii="General Sans" w:hAnsi="General Sans"/>
          <w:lang w:val="en-US"/>
        </w:rPr>
      </w:pPr>
      <w:r w:rsidRPr="008764AB">
        <w:rPr>
          <w:rFonts w:ascii="General Sans" w:hAnsi="General Sans"/>
          <w:lang w:val="en-US"/>
        </w:rPr>
        <w:t>Once the UroDapter is correctly positioned and the seal is stable, keep your pelvic area relaxed and maintain the same alignment and steady inward pressure on the adapter.</w:t>
      </w:r>
    </w:p>
    <w:p w:rsidRPr="008764AB" w:rsidR="0019744A" w:rsidP="00206118" w:rsidRDefault="0019744A" w14:paraId="0616CCF8" w14:textId="2A28FF66">
      <w:pPr>
        <w:pStyle w:val="NormlWeb"/>
        <w:jc w:val="both"/>
        <w:rPr>
          <w:rFonts w:ascii="General Sans" w:hAnsi="General Sans"/>
          <w:lang w:val="en-US"/>
        </w:rPr>
      </w:pPr>
      <w:r w:rsidRPr="008764AB">
        <w:rPr>
          <w:rFonts w:ascii="General Sans" w:hAnsi="General Sans"/>
          <w:lang w:val="en-US"/>
        </w:rPr>
        <w:t xml:space="preserve">Keep your knees slightly bent and consciously maintain the inward pressure </w:t>
      </w:r>
      <w:del w:author="Kéri András" w:date="2026-10-06T18:09:00Z" w16du:dateUtc="2026-10-06T16:09:00Z" w:id="306">
        <w:r w:rsidRPr="008764AB" w:rsidDel="008764AB">
          <w:rPr>
            <w:rFonts w:ascii="General Sans" w:hAnsi="General Sans"/>
            <w:lang w:val="en-US"/>
          </w:rPr>
          <w:delText xml:space="preserve">throughout </w:delText>
        </w:r>
      </w:del>
      <w:ins w:author="Kéri András" w:date="2026-10-06T18:09:00Z" w16du:dateUtc="2026-10-06T16:09:00Z" w:id="307">
        <w:r w:rsidR="008764AB">
          <w:rPr>
            <w:rFonts w:ascii="General Sans" w:hAnsi="General Sans"/>
            <w:lang w:val="en-US"/>
          </w:rPr>
          <w:t xml:space="preserve">during </w:t>
        </w:r>
      </w:ins>
      <w:r w:rsidRPr="008764AB">
        <w:rPr>
          <w:rFonts w:ascii="General Sans" w:hAnsi="General Sans"/>
          <w:lang w:val="en-US"/>
        </w:rPr>
        <w:t>the instillation. This helps keep the UroDapter securely in position and prevents the seal from loosening or the adapter from slipping outward.</w:t>
      </w:r>
    </w:p>
    <w:p w:rsidRPr="008764AB" w:rsidR="0019744A" w:rsidP="00206118" w:rsidRDefault="0019744A" w14:paraId="33C1ED35" w14:textId="6E9DCE21">
      <w:pPr>
        <w:pStyle w:val="NormlWeb"/>
        <w:jc w:val="both"/>
        <w:rPr>
          <w:rFonts w:ascii="General Sans" w:hAnsi="General Sans"/>
          <w:lang w:val="en-US"/>
        </w:rPr>
      </w:pPr>
      <w:r w:rsidRPr="008764AB">
        <w:rPr>
          <w:rFonts w:ascii="General Sans" w:hAnsi="General Sans"/>
          <w:lang w:val="en-US"/>
        </w:rPr>
        <w:t xml:space="preserve">Slowly </w:t>
      </w:r>
      <w:del w:author="Kéri András" w:date="2026-10-06T18:10:00Z" w16du:dateUtc="2026-10-06T16:10:00Z" w:id="308">
        <w:r w:rsidRPr="008764AB" w:rsidDel="008764AB">
          <w:rPr>
            <w:rFonts w:ascii="General Sans" w:hAnsi="General Sans"/>
            <w:lang w:val="en-US"/>
          </w:rPr>
          <w:delText>de</w:delText>
        </w:r>
      </w:del>
      <w:r w:rsidRPr="008764AB">
        <w:rPr>
          <w:rFonts w:ascii="General Sans" w:hAnsi="General Sans"/>
          <w:lang w:val="en-US"/>
        </w:rPr>
        <w:t xml:space="preserve">press the syringe plunger and instill the solution at a slow-to-moderate, controlled pace.  </w:t>
      </w:r>
    </w:p>
    <w:p w:rsidRPr="008764AB" w:rsidR="0019744A" w:rsidP="00206118" w:rsidRDefault="0019744A" w14:paraId="31B5DD0D" w14:textId="3AFFB2CA">
      <w:pPr>
        <w:pStyle w:val="NormlWeb"/>
        <w:jc w:val="both"/>
        <w:rPr>
          <w:rFonts w:ascii="General Sans" w:hAnsi="General Sans"/>
          <w:lang w:val="en-US"/>
        </w:rPr>
      </w:pPr>
      <w:r w:rsidRPr="008764AB">
        <w:rPr>
          <w:rFonts w:ascii="General Sans" w:hAnsi="General Sans"/>
          <w:lang w:val="en-US"/>
        </w:rPr>
        <w:t xml:space="preserve">The fluid should flow smoothly </w:t>
      </w:r>
      <w:ins w:author="Kéri András" w:date="2026-10-06T18:10:00Z" w16du:dateUtc="2026-10-06T16:10:00Z" w:id="309">
        <w:r w:rsidR="008764AB">
          <w:rPr>
            <w:rFonts w:ascii="General Sans" w:hAnsi="General Sans"/>
            <w:lang w:val="en-US"/>
          </w:rPr>
          <w:t xml:space="preserve">as you are pressing </w:t>
        </w:r>
      </w:ins>
      <w:del w:author="Kéri András" w:date="2026-10-06T18:10:00Z" w16du:dateUtc="2026-10-06T16:10:00Z" w:id="310">
        <w:r w:rsidRPr="008764AB" w:rsidDel="008764AB">
          <w:rPr>
            <w:rFonts w:ascii="General Sans" w:hAnsi="General Sans"/>
            <w:lang w:val="en-US"/>
          </w:rPr>
          <w:delText xml:space="preserve">with steady, controlled pressure on </w:delText>
        </w:r>
      </w:del>
      <w:r w:rsidRPr="008764AB">
        <w:rPr>
          <w:rFonts w:ascii="General Sans" w:hAnsi="General Sans"/>
          <w:lang w:val="en-US"/>
        </w:rPr>
        <w:t xml:space="preserve">the plunger. Some pressure is normally needed, but it should not require forceful pushing. With practice, you will become familiar with the </w:t>
      </w:r>
      <w:del w:author="Kéri András" w:date="2026-10-06T18:10:00Z" w16du:dateUtc="2026-10-06T16:10:00Z" w:id="311">
        <w:r w:rsidRPr="008764AB" w:rsidDel="008764AB">
          <w:rPr>
            <w:rFonts w:ascii="General Sans" w:hAnsi="General Sans"/>
            <w:lang w:val="en-US"/>
          </w:rPr>
          <w:delText xml:space="preserve">usual </w:delText>
        </w:r>
      </w:del>
      <w:r w:rsidRPr="008764AB">
        <w:rPr>
          <w:rFonts w:ascii="General Sans" w:hAnsi="General Sans"/>
          <w:lang w:val="en-US"/>
        </w:rPr>
        <w:t xml:space="preserve">amount of pressure needed and </w:t>
      </w:r>
      <w:ins w:author="Kéri András" w:date="2026-10-06T18:10:00Z" w16du:dateUtc="2026-10-06T16:10:00Z" w:id="312">
        <w:r w:rsidR="008764AB">
          <w:rPr>
            <w:rFonts w:ascii="General Sans" w:hAnsi="General Sans"/>
            <w:lang w:val="en-US"/>
          </w:rPr>
          <w:t xml:space="preserve">you </w:t>
        </w:r>
      </w:ins>
      <w:r w:rsidRPr="008764AB">
        <w:rPr>
          <w:rFonts w:ascii="General Sans" w:hAnsi="General Sans"/>
          <w:lang w:val="en-US"/>
        </w:rPr>
        <w:t xml:space="preserve">will be </w:t>
      </w:r>
      <w:del w:author="Kéri András" w:date="2026-10-06T18:10:00Z" w16du:dateUtc="2026-10-06T16:10:00Z" w:id="313">
        <w:r w:rsidRPr="008764AB" w:rsidDel="008764AB">
          <w:rPr>
            <w:rFonts w:ascii="General Sans" w:hAnsi="General Sans"/>
            <w:lang w:val="en-US"/>
          </w:rPr>
          <w:delText xml:space="preserve">better </w:delText>
        </w:r>
      </w:del>
      <w:r w:rsidRPr="008764AB">
        <w:rPr>
          <w:rFonts w:ascii="General Sans" w:hAnsi="General Sans"/>
          <w:lang w:val="en-US"/>
        </w:rPr>
        <w:t xml:space="preserve">able to recognize </w:t>
      </w:r>
      <w:ins w:author="Kéri András" w:date="2026-10-06T18:10:00Z" w16du:dateUtc="2026-10-06T16:10:00Z" w:id="314">
        <w:r w:rsidR="008764AB">
          <w:rPr>
            <w:rFonts w:ascii="General Sans" w:hAnsi="General Sans"/>
            <w:lang w:val="en-US"/>
          </w:rPr>
          <w:t xml:space="preserve">better </w:t>
        </w:r>
      </w:ins>
      <w:r w:rsidRPr="008764AB">
        <w:rPr>
          <w:rFonts w:ascii="General Sans" w:hAnsi="General Sans"/>
          <w:lang w:val="en-US"/>
        </w:rPr>
        <w:t>when resistance increases.</w:t>
      </w:r>
    </w:p>
    <w:p w:rsidRPr="008764AB" w:rsidR="0019744A" w:rsidP="00206118" w:rsidRDefault="0019744A" w14:paraId="28EE0A8D" w14:textId="5645FF9B">
      <w:pPr>
        <w:pStyle w:val="NormlWeb"/>
        <w:jc w:val="both"/>
        <w:rPr>
          <w:rFonts w:ascii="General Sans" w:hAnsi="General Sans"/>
          <w:lang w:val="en-US"/>
        </w:rPr>
      </w:pPr>
      <w:r w:rsidRPr="008764AB">
        <w:rPr>
          <w:rFonts w:ascii="General Sans" w:hAnsi="General Sans"/>
          <w:lang w:val="en-US"/>
        </w:rPr>
        <w:t>Continue at a pace that allows you to maintain the position, alignment, and seal</w:t>
      </w:r>
      <w:ins w:author="Kéri András" w:date="2026-10-06T18:10:00Z" w16du:dateUtc="2026-10-06T16:10:00Z" w:id="315">
        <w:r w:rsidR="008764AB">
          <w:rPr>
            <w:rFonts w:ascii="General Sans" w:hAnsi="General Sans"/>
            <w:lang w:val="en-US"/>
          </w:rPr>
          <w:t>ing</w:t>
        </w:r>
      </w:ins>
      <w:r w:rsidRPr="008764AB">
        <w:rPr>
          <w:rFonts w:ascii="General Sans" w:hAnsi="General Sans"/>
          <w:lang w:val="en-US"/>
        </w:rPr>
        <w:t xml:space="preserve"> </w:t>
      </w:r>
      <w:del w:author="Kéri András" w:date="2026-10-06T18:10:00Z" w16du:dateUtc="2026-10-06T16:10:00Z" w:id="316">
        <w:r w:rsidRPr="008764AB" w:rsidDel="008764AB">
          <w:rPr>
            <w:rFonts w:ascii="General Sans" w:hAnsi="General Sans"/>
            <w:lang w:val="en-US"/>
          </w:rPr>
          <w:delText xml:space="preserve">throughout </w:delText>
        </w:r>
      </w:del>
      <w:ins w:author="Kéri András" w:date="2026-10-06T18:10:00Z" w16du:dateUtc="2026-10-06T16:10:00Z" w:id="317">
        <w:r w:rsidR="008764AB">
          <w:rPr>
            <w:rFonts w:ascii="General Sans" w:hAnsi="General Sans"/>
            <w:lang w:val="en-US"/>
          </w:rPr>
          <w:t xml:space="preserve">during </w:t>
        </w:r>
      </w:ins>
      <w:r w:rsidRPr="008764AB">
        <w:rPr>
          <w:rFonts w:ascii="General Sans" w:hAnsi="General Sans"/>
          <w:lang w:val="en-US"/>
        </w:rPr>
        <w:t xml:space="preserve">the instillation until the prescribed volume has been delivered. </w:t>
      </w:r>
    </w:p>
    <w:p w:rsidRPr="008764AB" w:rsidR="0019744A" w:rsidP="00206118" w:rsidRDefault="0019744A" w14:paraId="4F1779FF" w14:textId="77777777">
      <w:pPr>
        <w:pStyle w:val="pdq2pgselectionanchorcontainer"/>
        <w:jc w:val="both"/>
        <w:rPr>
          <w:rFonts w:ascii="General Sans" w:hAnsi="General Sans"/>
          <w:lang w:val="en-US"/>
        </w:rPr>
      </w:pPr>
      <w:r w:rsidRPr="008764AB">
        <w:rPr>
          <w:rFonts w:ascii="General Sans" w:hAnsi="General Sans"/>
          <w:lang w:val="en-US"/>
        </w:rPr>
        <w:t>Once the prescribed volume has been delivered, gently remove the UroDapter. A few drops of solution may leak out after removal; this is usually insignificant and does not necessarily mean that the instillation was unsuccessful.</w:t>
      </w:r>
    </w:p>
    <w:p w:rsidRPr="008764AB" w:rsidR="0019744A" w:rsidP="00206118" w:rsidRDefault="0019744A" w14:paraId="52AFFD02" w14:textId="4D244376">
      <w:pPr>
        <w:pStyle w:val="NormlWeb"/>
        <w:jc w:val="both"/>
        <w:rPr>
          <w:rFonts w:ascii="General Sans" w:hAnsi="General Sans"/>
          <w:lang w:val="en-US"/>
        </w:rPr>
      </w:pPr>
      <w:r w:rsidRPr="008764AB">
        <w:rPr>
          <w:rFonts w:ascii="General Sans" w:hAnsi="General Sans"/>
          <w:lang w:val="en-US"/>
        </w:rPr>
        <w:t xml:space="preserve">If you experience leakage or </w:t>
      </w:r>
      <w:del w:author="Kéri András" w:date="2026-10-06T18:11:00Z" w16du:dateUtc="2026-10-06T16:11:00Z" w:id="318">
        <w:r w:rsidRPr="008764AB" w:rsidDel="008764AB">
          <w:rPr>
            <w:rFonts w:ascii="General Sans" w:hAnsi="General Sans"/>
            <w:lang w:val="en-US"/>
          </w:rPr>
          <w:delText xml:space="preserve">increased </w:delText>
        </w:r>
      </w:del>
      <w:ins w:author="Kéri András" w:date="2026-10-06T18:11:00Z" w16du:dateUtc="2026-10-06T16:11:00Z" w:id="319">
        <w:r w:rsidRPr="008764AB" w:rsidR="008764AB">
          <w:rPr>
            <w:rFonts w:ascii="General Sans" w:hAnsi="General Sans"/>
            <w:lang w:val="en-US"/>
          </w:rPr>
          <w:t>increas</w:t>
        </w:r>
        <w:r w:rsidR="008764AB">
          <w:rPr>
            <w:rFonts w:ascii="General Sans" w:hAnsi="General Sans"/>
            <w:lang w:val="en-US"/>
          </w:rPr>
          <w:t>ing</w:t>
        </w:r>
        <w:r w:rsidRPr="008764AB" w:rsidR="008764AB">
          <w:rPr>
            <w:rFonts w:ascii="General Sans" w:hAnsi="General Sans"/>
            <w:lang w:val="en-US"/>
          </w:rPr>
          <w:t xml:space="preserve"> </w:t>
        </w:r>
      </w:ins>
      <w:r w:rsidRPr="008764AB">
        <w:rPr>
          <w:rFonts w:ascii="General Sans" w:hAnsi="General Sans"/>
          <w:lang w:val="en-US"/>
        </w:rPr>
        <w:t>resistance during instillation, pause and use the guidance in the next section to adjust the position and alignment before continuing.</w:t>
      </w:r>
    </w:p>
    <w:p w:rsidRPr="008764AB" w:rsidR="0019744A" w:rsidP="0019744A" w:rsidRDefault="0019744A" w14:paraId="3EC34012" w14:textId="77777777">
      <w:pPr>
        <w:spacing w:after="0" w:line="240" w:lineRule="auto"/>
        <w:rPr>
          <w:rFonts w:ascii="Times New Roman" w:hAnsi="Times New Roman" w:eastAsia="Times New Roman" w:cs="Times New Roman"/>
          <w:kern w:val="0"/>
          <w:lang w:val="en-US" w:eastAsia="en-GB"/>
          <w14:ligatures w14:val="none"/>
        </w:rPr>
      </w:pPr>
    </w:p>
    <w:p w:rsidRPr="008764AB" w:rsidR="0019744A" w:rsidP="0019744A" w:rsidRDefault="0019744A" w14:paraId="637DCC9A" w14:textId="77777777">
      <w:pPr>
        <w:spacing w:after="0" w:line="240" w:lineRule="auto"/>
        <w:rPr>
          <w:rFonts w:ascii="Times New Roman" w:hAnsi="Times New Roman" w:eastAsia="Times New Roman" w:cs="Times New Roman"/>
          <w:kern w:val="0"/>
          <w:lang w:val="en-US" w:eastAsia="en-GB"/>
          <w14:ligatures w14:val="none"/>
        </w:rPr>
      </w:pPr>
    </w:p>
    <w:p w:rsidRPr="008764AB" w:rsidR="00857AC1" w:rsidP="00857AC1" w:rsidRDefault="0019744A" w14:paraId="3229FA33" w14:textId="33B76412">
      <w:pPr>
        <w:pStyle w:val="Cmsor2"/>
        <w:numPr>
          <w:ilvl w:val="0"/>
          <w:numId w:val="25"/>
        </w:numPr>
        <w:rPr>
          <w:rFonts w:ascii="General Sans Semibold" w:hAnsi="General Sans Semibold" w:eastAsia="Times New Roman"/>
          <w:b/>
          <w:bCs/>
          <w:color w:val="156082" w:themeColor="accent1"/>
          <w:sz w:val="28"/>
          <w:szCs w:val="28"/>
          <w:lang w:val="en-US"/>
        </w:rPr>
      </w:pPr>
      <w:bookmarkStart w:name="_Use_leakage_or_1" w:id="320"/>
      <w:bookmarkEnd w:id="320"/>
      <w:r w:rsidRPr="008764AB">
        <w:rPr>
          <w:rFonts w:ascii="General Sans Semibold" w:hAnsi="General Sans Semibold" w:eastAsia="Times New Roman"/>
          <w:b/>
          <w:bCs/>
          <w:color w:val="156082" w:themeColor="accent1"/>
          <w:sz w:val="28"/>
          <w:szCs w:val="28"/>
          <w:lang w:val="en-US"/>
        </w:rPr>
        <w:t>Use leakage or resistance as feedback</w:t>
      </w:r>
      <w:r w:rsidRPr="008764AB" w:rsidR="00857AC1">
        <w:rPr>
          <w:rFonts w:ascii="General Sans Semibold" w:hAnsi="General Sans Semibold" w:eastAsia="Times New Roman"/>
          <w:b/>
          <w:bCs/>
          <w:color w:val="FFFFFF" w:themeColor="background1"/>
          <w:sz w:val="28"/>
          <w:szCs w:val="28"/>
          <w:lang w:val="en-US"/>
        </w:rPr>
        <w:t>.</w:t>
      </w:r>
    </w:p>
    <w:p w:rsidRPr="008764AB" w:rsidR="0019744A" w:rsidP="00206118" w:rsidRDefault="0019744A" w14:paraId="586485E4" w14:textId="0E070EAB">
      <w:pPr>
        <w:pStyle w:val="NormlWeb"/>
        <w:jc w:val="both"/>
        <w:rPr>
          <w:rFonts w:ascii="General Sans" w:hAnsi="General Sans"/>
          <w:lang w:val="en-US"/>
        </w:rPr>
      </w:pPr>
      <w:r w:rsidRPr="008764AB">
        <w:rPr>
          <w:rFonts w:ascii="General Sans" w:hAnsi="General Sans"/>
          <w:lang w:val="en-US"/>
        </w:rPr>
        <w:t xml:space="preserve">Leakage and resistance are useful signs that the position or alignment of the UroDapter may need a small adjustment. With practice, these small adjustments usually become easier to recognize and </w:t>
      </w:r>
      <w:ins w:author="Kéri András" w:date="2026-10-06T18:11:00Z" w16du:dateUtc="2026-10-06T16:11:00Z" w:id="321">
        <w:r w:rsidR="008764AB">
          <w:rPr>
            <w:rFonts w:ascii="General Sans" w:hAnsi="General Sans"/>
            <w:lang w:val="en-US"/>
          </w:rPr>
          <w:t xml:space="preserve">to </w:t>
        </w:r>
      </w:ins>
      <w:r w:rsidRPr="008764AB">
        <w:rPr>
          <w:rFonts w:ascii="General Sans" w:hAnsi="General Sans"/>
          <w:lang w:val="en-US"/>
        </w:rPr>
        <w:t>perform.</w:t>
      </w:r>
    </w:p>
    <w:p w:rsidRPr="008764AB" w:rsidR="0019744A" w:rsidP="00206118" w:rsidRDefault="0019744A" w14:paraId="23715C5F" w14:textId="77777777">
      <w:pPr>
        <w:pStyle w:val="NormlWeb"/>
        <w:numPr>
          <w:ilvl w:val="0"/>
          <w:numId w:val="10"/>
        </w:numPr>
        <w:jc w:val="both"/>
        <w:rPr>
          <w:rFonts w:ascii="General Sans Semibold" w:hAnsi="General Sans Semibold"/>
          <w:i/>
          <w:iCs/>
          <w:color w:val="156082" w:themeColor="accent1"/>
          <w:lang w:val="en-US"/>
        </w:rPr>
      </w:pPr>
      <w:r w:rsidRPr="008764AB">
        <w:rPr>
          <w:rStyle w:val="Kiemels2"/>
          <w:rFonts w:ascii="General Sans Semibold" w:hAnsi="General Sans Semibold"/>
          <w:i/>
          <w:iCs/>
          <w:color w:val="156082" w:themeColor="accent1"/>
          <w:lang w:val="en-US"/>
        </w:rPr>
        <w:t>If fluid leaks around the UroDapter:</w:t>
      </w:r>
    </w:p>
    <w:p w:rsidRPr="008764AB" w:rsidR="0019744A" w:rsidP="00206118" w:rsidRDefault="0019744A" w14:paraId="4EF18041" w14:textId="77777777">
      <w:pPr>
        <w:pStyle w:val="NormlWeb"/>
        <w:numPr>
          <w:ilvl w:val="1"/>
          <w:numId w:val="10"/>
        </w:numPr>
        <w:spacing w:after="80" w:afterAutospacing="0"/>
        <w:ind w:left="1434" w:hanging="357"/>
        <w:jc w:val="both"/>
        <w:rPr>
          <w:rFonts w:ascii="General Sans" w:hAnsi="General Sans"/>
          <w:lang w:val="en-US"/>
        </w:rPr>
      </w:pPr>
      <w:r w:rsidRPr="008764AB">
        <w:rPr>
          <w:rFonts w:ascii="General Sans" w:hAnsi="General Sans"/>
          <w:lang w:val="en-US"/>
        </w:rPr>
        <w:t xml:space="preserve">Pause the instillation. </w:t>
      </w:r>
    </w:p>
    <w:p w:rsidRPr="008764AB" w:rsidR="0019744A" w:rsidP="00206118" w:rsidRDefault="0019744A" w14:paraId="21D20BFE" w14:textId="77777777">
      <w:pPr>
        <w:pStyle w:val="NormlWeb"/>
        <w:numPr>
          <w:ilvl w:val="1"/>
          <w:numId w:val="10"/>
        </w:numPr>
        <w:spacing w:after="80" w:afterAutospacing="0"/>
        <w:ind w:left="1434" w:hanging="357"/>
        <w:jc w:val="both"/>
        <w:rPr>
          <w:rFonts w:ascii="General Sans" w:hAnsi="General Sans"/>
          <w:lang w:val="en-US"/>
        </w:rPr>
      </w:pPr>
      <w:r w:rsidRPr="008764AB">
        <w:rPr>
          <w:rFonts w:ascii="General Sans" w:hAnsi="General Sans"/>
          <w:lang w:val="en-US"/>
        </w:rPr>
        <w:t xml:space="preserve">Keep the pelvic area relaxed and check that the UroDapter has not slipped outward. </w:t>
      </w:r>
    </w:p>
    <w:p w:rsidRPr="008764AB" w:rsidR="0019744A" w:rsidP="00206118" w:rsidRDefault="0019744A" w14:paraId="1222C29A" w14:textId="77777777">
      <w:pPr>
        <w:pStyle w:val="NormlWeb"/>
        <w:numPr>
          <w:ilvl w:val="1"/>
          <w:numId w:val="10"/>
        </w:numPr>
        <w:jc w:val="both"/>
        <w:rPr>
          <w:rFonts w:ascii="General Sans" w:hAnsi="General Sans"/>
          <w:lang w:val="en-US"/>
        </w:rPr>
      </w:pPr>
      <w:r w:rsidRPr="008764AB">
        <w:rPr>
          <w:rFonts w:ascii="General Sans" w:hAnsi="General Sans"/>
          <w:lang w:val="en-US"/>
        </w:rPr>
        <w:t>Re-establish full contact of the sealing collar with the urethral opening, and slightly adjust the position or angle if needed before continuing.</w:t>
      </w:r>
    </w:p>
    <w:p w:rsidRPr="008764AB" w:rsidR="0019744A" w:rsidP="00206118" w:rsidRDefault="0019744A" w14:paraId="5A9051AE" w14:textId="77777777">
      <w:pPr>
        <w:pStyle w:val="NormlWeb"/>
        <w:ind w:left="720"/>
        <w:jc w:val="both"/>
        <w:rPr>
          <w:rFonts w:ascii="General Sans" w:hAnsi="General Sans"/>
          <w:lang w:val="en-US"/>
        </w:rPr>
      </w:pPr>
    </w:p>
    <w:p w:rsidRPr="008764AB" w:rsidR="0019744A" w:rsidP="00292F07" w:rsidRDefault="0019744A" w14:paraId="6D9A61D7" w14:textId="77777777">
      <w:pPr>
        <w:pStyle w:val="NormlWeb"/>
        <w:numPr>
          <w:ilvl w:val="0"/>
          <w:numId w:val="10"/>
        </w:numPr>
        <w:spacing w:after="80" w:afterAutospacing="0"/>
        <w:jc w:val="both"/>
        <w:rPr>
          <w:rFonts w:ascii="General Sans Semibold" w:hAnsi="General Sans Semibold"/>
          <w:i/>
          <w:iCs/>
          <w:color w:val="156082" w:themeColor="accent1"/>
          <w:lang w:val="en-US"/>
        </w:rPr>
      </w:pPr>
      <w:r w:rsidRPr="008764AB">
        <w:rPr>
          <w:rStyle w:val="Kiemels2"/>
          <w:rFonts w:ascii="General Sans Semibold" w:hAnsi="General Sans Semibold"/>
          <w:i/>
          <w:iCs/>
          <w:color w:val="156082" w:themeColor="accent1"/>
          <w:lang w:val="en-US"/>
        </w:rPr>
        <w:t>If the solution does not flow easily or you feel resistance:</w:t>
      </w:r>
    </w:p>
    <w:p w:rsidRPr="008764AB" w:rsidR="0019744A" w:rsidP="00292F07" w:rsidRDefault="0019744A" w14:paraId="56A868F2" w14:textId="77777777">
      <w:pPr>
        <w:pStyle w:val="NormlWeb"/>
        <w:numPr>
          <w:ilvl w:val="1"/>
          <w:numId w:val="10"/>
        </w:numPr>
        <w:spacing w:after="80" w:afterAutospacing="0"/>
        <w:ind w:left="1434" w:hanging="357"/>
        <w:jc w:val="both"/>
        <w:rPr>
          <w:rFonts w:ascii="General Sans" w:hAnsi="General Sans"/>
          <w:lang w:val="en-US"/>
        </w:rPr>
      </w:pPr>
      <w:r w:rsidRPr="008764AB">
        <w:rPr>
          <w:rFonts w:ascii="General Sans" w:hAnsi="General Sans"/>
          <w:lang w:val="en-US"/>
        </w:rPr>
        <w:t xml:space="preserve">Do not force the syringe plunger. </w:t>
      </w:r>
    </w:p>
    <w:p w:rsidRPr="008764AB" w:rsidR="0019744A" w:rsidP="00206118" w:rsidRDefault="0019744A" w14:paraId="15CEDEB6" w14:textId="4485F9A2">
      <w:pPr>
        <w:pStyle w:val="NormlWeb"/>
        <w:numPr>
          <w:ilvl w:val="1"/>
          <w:numId w:val="10"/>
        </w:numPr>
        <w:spacing w:after="80" w:afterAutospacing="0"/>
        <w:ind w:left="1434" w:hanging="357"/>
        <w:jc w:val="both"/>
        <w:rPr>
          <w:rStyle w:val="Kiemels2"/>
          <w:rFonts w:ascii="General Sans" w:hAnsi="General Sans"/>
          <w:b w:val="0"/>
          <w:bCs w:val="0"/>
          <w:lang w:val="en-US"/>
        </w:rPr>
      </w:pPr>
      <w:r w:rsidRPr="008764AB">
        <w:rPr>
          <w:rStyle w:val="Kiemels2"/>
          <w:rFonts w:ascii="General Sans" w:hAnsi="General Sans"/>
          <w:b w:val="0"/>
          <w:bCs w:val="0"/>
          <w:lang w:val="en-US"/>
        </w:rPr>
        <w:t xml:space="preserve">Use enough inward pressure to maintain the seal, but do not keep increasing the pressure if the solution does not flow. Excessive pressure can distort the urethra and make </w:t>
      </w:r>
      <w:ins w:author="Kéri András" w:date="2026-10-06T18:11:00Z" w16du:dateUtc="2026-10-06T16:11:00Z" w:id="322">
        <w:r w:rsidR="008764AB">
          <w:rPr>
            <w:rStyle w:val="Kiemels2"/>
            <w:rFonts w:ascii="General Sans" w:hAnsi="General Sans"/>
            <w:b w:val="0"/>
            <w:bCs w:val="0"/>
            <w:lang w:val="en-US"/>
          </w:rPr>
          <w:t xml:space="preserve">the </w:t>
        </w:r>
      </w:ins>
      <w:r w:rsidRPr="008764AB">
        <w:rPr>
          <w:rStyle w:val="Kiemels2"/>
          <w:rFonts w:ascii="General Sans" w:hAnsi="General Sans"/>
          <w:b w:val="0"/>
          <w:bCs w:val="0"/>
          <w:lang w:val="en-US"/>
        </w:rPr>
        <w:t xml:space="preserve">flow more difficult. </w:t>
      </w:r>
    </w:p>
    <w:p w:rsidRPr="008764AB" w:rsidR="0019744A" w:rsidP="00206118" w:rsidRDefault="0019744A" w14:paraId="3C42BAF1" w14:textId="77777777">
      <w:pPr>
        <w:pStyle w:val="NormlWeb"/>
        <w:numPr>
          <w:ilvl w:val="1"/>
          <w:numId w:val="10"/>
        </w:numPr>
        <w:spacing w:after="80" w:afterAutospacing="0"/>
        <w:ind w:left="1434" w:hanging="357"/>
        <w:jc w:val="both"/>
        <w:rPr>
          <w:rFonts w:ascii="General Sans" w:hAnsi="General Sans"/>
          <w:lang w:val="en-US"/>
        </w:rPr>
      </w:pPr>
      <w:r w:rsidRPr="008764AB">
        <w:rPr>
          <w:rStyle w:val="Kiemels2"/>
          <w:rFonts w:ascii="General Sans" w:hAnsi="General Sans"/>
          <w:b w:val="0"/>
          <w:bCs w:val="0"/>
          <w:lang w:val="en-US"/>
        </w:rPr>
        <w:t>If resistance increases, reduce the pressure slightly, relax your pelvic area and urinary sphincter, and reassess the angle of the syringe.</w:t>
      </w:r>
    </w:p>
    <w:p w:rsidRPr="008764AB" w:rsidR="0019744A" w:rsidP="00206118" w:rsidRDefault="0019744A" w14:paraId="670A8CAF" w14:textId="77777777">
      <w:pPr>
        <w:pStyle w:val="NormlWeb"/>
        <w:numPr>
          <w:ilvl w:val="1"/>
          <w:numId w:val="10"/>
        </w:numPr>
        <w:spacing w:after="80" w:afterAutospacing="0"/>
        <w:ind w:left="1434" w:hanging="357"/>
        <w:jc w:val="both"/>
        <w:rPr>
          <w:rFonts w:ascii="General Sans" w:hAnsi="General Sans"/>
          <w:lang w:val="en-US"/>
        </w:rPr>
      </w:pPr>
      <w:r w:rsidRPr="008764AB">
        <w:rPr>
          <w:rFonts w:ascii="General Sans" w:hAnsi="General Sans"/>
          <w:lang w:val="en-US"/>
        </w:rPr>
        <w:t>Because the angle of the urethra varies from woman to woman, you may need to make small changes to the syringe angle while maintaining gentle inward pressure. Move the syringe slightly until you find the direction in which the solution begins to flow more easily. A better-aligned position is usually indicated when the solution begins to flow more smoothly.</w:t>
      </w:r>
    </w:p>
    <w:p w:rsidRPr="008764AB" w:rsidR="0019744A" w:rsidP="00206118" w:rsidRDefault="0019744A" w14:paraId="1AC40D50" w14:textId="77777777">
      <w:pPr>
        <w:pStyle w:val="NormlWeb"/>
        <w:numPr>
          <w:ilvl w:val="1"/>
          <w:numId w:val="10"/>
        </w:numPr>
        <w:jc w:val="both"/>
        <w:rPr>
          <w:rFonts w:ascii="General Sans" w:hAnsi="General Sans"/>
          <w:lang w:val="en-US"/>
        </w:rPr>
      </w:pPr>
      <w:r w:rsidRPr="008764AB">
        <w:rPr>
          <w:rFonts w:ascii="General Sans" w:hAnsi="General Sans"/>
          <w:lang w:val="en-US"/>
        </w:rPr>
        <w:t>If needed, stop, remove the UroDapter, and reposition it before trying again.</w:t>
      </w:r>
    </w:p>
    <w:p w:rsidRPr="008764AB" w:rsidR="0019744A" w:rsidP="00206118" w:rsidRDefault="0019744A" w14:paraId="6E3F7393" w14:textId="77777777">
      <w:pPr>
        <w:pStyle w:val="NormlWeb"/>
        <w:jc w:val="both"/>
        <w:rPr>
          <w:rFonts w:ascii="General Sans" w:hAnsi="General Sans"/>
          <w:lang w:val="en-US"/>
        </w:rPr>
      </w:pPr>
    </w:p>
    <w:p w:rsidRPr="008764AB" w:rsidR="0019744A" w:rsidP="00206118" w:rsidRDefault="0019744A" w14:paraId="1341D37A" w14:textId="77777777">
      <w:pPr>
        <w:pStyle w:val="NormlWeb"/>
        <w:jc w:val="both"/>
        <w:rPr>
          <w:rFonts w:ascii="General Sans" w:hAnsi="General Sans"/>
          <w:lang w:val="en-US"/>
        </w:rPr>
      </w:pPr>
      <w:r w:rsidRPr="008764AB">
        <w:rPr>
          <w:rFonts w:ascii="General Sans" w:hAnsi="General Sans"/>
          <w:lang w:val="en-US"/>
        </w:rPr>
        <w:t>If you experience significant pain, persistent resistance, or are unable to establish a comfortable position and smooth flow after repositioning, stop the procedure and seek advice from your healthcare professional before trying again.</w:t>
      </w:r>
    </w:p>
    <w:p w:rsidRPr="008764AB" w:rsidR="00420A43" w:rsidP="00420A43" w:rsidRDefault="00420A43" w14:paraId="12F98A1F" w14:textId="77777777">
      <w:pPr>
        <w:rPr>
          <w:rFonts w:ascii="General Sans Semibold" w:hAnsi="General Sans Semibold"/>
          <w:b/>
          <w:bCs/>
          <w:color w:val="156082" w:themeColor="accent1"/>
          <w:sz w:val="28"/>
          <w:szCs w:val="28"/>
          <w:lang w:val="en-US"/>
        </w:rPr>
        <w:sectPr w:rsidRPr="008764AB" w:rsidR="00420A43" w:rsidSect="00420A43">
          <w:headerReference w:type="default" r:id="rId52"/>
          <w:headerReference w:type="first" r:id="rId53"/>
          <w:pgSz w:w="11906" w:h="16838" w:orient="portrait"/>
          <w:pgMar w:top="1440" w:right="1440" w:bottom="1440" w:left="1440" w:header="708" w:footer="708" w:gutter="0"/>
          <w:cols w:space="708"/>
          <w:docGrid w:linePitch="360"/>
        </w:sectPr>
      </w:pPr>
      <w:bookmarkStart w:name="_Partner-assisted_instillation" w:id="323"/>
      <w:bookmarkStart w:name="OLE_LINK21" w:id="324"/>
      <w:bookmarkEnd w:id="323"/>
    </w:p>
    <w:p w:rsidRPr="008764AB" w:rsidR="007A62DA" w:rsidP="007A62DA" w:rsidRDefault="00ED411E" w14:paraId="2DA8AAAD" w14:textId="7DC1F468">
      <w:pPr>
        <w:pStyle w:val="Cmsor1"/>
        <w:jc w:val="center"/>
        <w:rPr>
          <w:rFonts w:ascii="General Sans Semibold" w:hAnsi="General Sans Semibold"/>
          <w:b/>
          <w:bCs/>
          <w:color w:val="156082" w:themeColor="accent1"/>
          <w:sz w:val="32"/>
          <w:szCs w:val="32"/>
          <w:lang w:val="en-US"/>
        </w:rPr>
      </w:pPr>
      <w:r w:rsidRPr="008764AB">
        <w:rPr>
          <w:rFonts w:ascii="General Sans Semibold" w:hAnsi="General Sans Semibold"/>
          <w:b/>
          <w:bCs/>
          <w:color w:val="156082" w:themeColor="accent1"/>
          <w:sz w:val="32"/>
          <w:szCs w:val="32"/>
          <w:lang w:val="en-US"/>
        </w:rPr>
        <w:t>Partner-assisted instillation</w:t>
      </w:r>
    </w:p>
    <w:p w:rsidRPr="008764AB" w:rsidR="00ED411E" w:rsidP="00ED411E" w:rsidRDefault="004F0587" w14:paraId="07FB1AB1" w14:textId="3F35DA30">
      <w:pPr>
        <w:pStyle w:val="pdq2pgselectionanchorcontainer"/>
        <w:spacing w:before="0" w:beforeAutospacing="0" w:after="80" w:afterAutospacing="0"/>
        <w:jc w:val="both"/>
        <w:rPr>
          <w:rFonts w:ascii="General Sans" w:hAnsi="General Sans"/>
          <w:sz w:val="22"/>
          <w:szCs w:val="22"/>
          <w:lang w:val="en-US"/>
        </w:rPr>
      </w:pPr>
      <w:bookmarkStart w:name="OLE_LINK3" w:id="325"/>
      <w:r w:rsidRPr="008764AB">
        <w:rPr>
          <w:rFonts w:ascii="General Sans" w:hAnsi="General Sans"/>
          <w:sz w:val="22"/>
          <w:szCs w:val="22"/>
          <w:lang w:val="en-US"/>
        </w:rPr>
        <w:t>Y</w:t>
      </w:r>
      <w:r w:rsidRPr="008764AB" w:rsidR="00ED411E">
        <w:rPr>
          <w:rFonts w:ascii="General Sans" w:hAnsi="General Sans"/>
          <w:sz w:val="22"/>
          <w:szCs w:val="22"/>
          <w:lang w:val="en-US"/>
        </w:rPr>
        <w:t xml:space="preserve">ou remain lying or </w:t>
      </w:r>
      <w:r w:rsidRPr="008764AB" w:rsidR="003D0F83">
        <w:rPr>
          <w:rFonts w:ascii="General Sans" w:hAnsi="General Sans"/>
          <w:sz w:val="22"/>
          <w:szCs w:val="22"/>
          <w:lang w:val="en-US"/>
        </w:rPr>
        <w:t>semi-</w:t>
      </w:r>
      <w:r w:rsidRPr="008764AB" w:rsidR="00ED411E">
        <w:rPr>
          <w:rFonts w:ascii="General Sans" w:hAnsi="General Sans"/>
          <w:sz w:val="22"/>
          <w:szCs w:val="22"/>
          <w:lang w:val="en-US"/>
        </w:rPr>
        <w:t>reclined while your partner performs the instillation.</w:t>
      </w:r>
    </w:p>
    <w:p w:rsidRPr="008764AB" w:rsidR="009B7C2B" w:rsidP="009B7C2B" w:rsidRDefault="009B7C2B" w14:paraId="781389C9" w14:textId="1BB8F8CA">
      <w:pPr>
        <w:pStyle w:val="NormlWeb"/>
        <w:spacing w:before="0" w:beforeAutospacing="0" w:after="80" w:afterAutospacing="0"/>
        <w:jc w:val="both"/>
        <w:rPr>
          <w:rFonts w:ascii="General Sans" w:hAnsi="General Sans"/>
          <w:sz w:val="22"/>
          <w:szCs w:val="22"/>
          <w:lang w:val="en-US"/>
        </w:rPr>
      </w:pPr>
      <w:r w:rsidRPr="008764AB">
        <w:rPr>
          <w:rFonts w:ascii="General Sans" w:hAnsi="General Sans"/>
          <w:sz w:val="22"/>
          <w:szCs w:val="22"/>
          <w:lang w:val="en-US"/>
        </w:rPr>
        <w:t xml:space="preserve">Your role is mainly to stay comfortable and help expose the urethral area if needed. Your partner </w:t>
      </w:r>
      <w:ins w:author="Kéri András" w:date="2026-10-07T08:34:00Z" w16du:dateUtc="2026-10-07T06:34:00Z" w:id="326">
        <w:r w:rsidR="00AB4C8F">
          <w:rPr>
            <w:rFonts w:ascii="General Sans" w:hAnsi="General Sans"/>
            <w:sz w:val="22"/>
            <w:szCs w:val="22"/>
            <w:lang w:val="en-US"/>
          </w:rPr>
          <w:t xml:space="preserve">has to find </w:t>
        </w:r>
      </w:ins>
      <w:del w:author="Kéri András" w:date="2026-10-07T08:34:00Z" w16du:dateUtc="2026-10-07T06:34:00Z" w:id="327">
        <w:r w:rsidRPr="008764AB" w:rsidDel="00AB4C8F">
          <w:rPr>
            <w:rFonts w:ascii="General Sans" w:hAnsi="General Sans"/>
            <w:sz w:val="22"/>
            <w:szCs w:val="22"/>
            <w:lang w:val="en-US"/>
          </w:rPr>
          <w:delText xml:space="preserve">finds </w:delText>
        </w:r>
      </w:del>
      <w:r w:rsidRPr="008764AB">
        <w:rPr>
          <w:rFonts w:ascii="General Sans" w:hAnsi="General Sans"/>
          <w:sz w:val="22"/>
          <w:szCs w:val="22"/>
          <w:lang w:val="en-US"/>
        </w:rPr>
        <w:t>the urethral opening, position</w:t>
      </w:r>
      <w:del w:author="Kéri András" w:date="2026-10-07T08:34:00Z" w16du:dateUtc="2026-10-07T06:34:00Z" w:id="328">
        <w:r w:rsidRPr="008764AB" w:rsidDel="00AB4C8F">
          <w:rPr>
            <w:rFonts w:ascii="General Sans" w:hAnsi="General Sans"/>
            <w:sz w:val="22"/>
            <w:szCs w:val="22"/>
            <w:lang w:val="en-US"/>
          </w:rPr>
          <w:delText>s</w:delText>
        </w:r>
      </w:del>
      <w:r w:rsidRPr="008764AB">
        <w:rPr>
          <w:rFonts w:ascii="General Sans" w:hAnsi="General Sans"/>
          <w:sz w:val="22"/>
          <w:szCs w:val="22"/>
          <w:lang w:val="en-US"/>
        </w:rPr>
        <w:t xml:space="preserve"> the UroDapter, maintain</w:t>
      </w:r>
      <w:del w:author="Kéri András" w:date="2026-10-07T08:34:00Z" w16du:dateUtc="2026-10-07T06:34:00Z" w:id="329">
        <w:r w:rsidRPr="008764AB" w:rsidDel="00AB4C8F">
          <w:rPr>
            <w:rFonts w:ascii="General Sans" w:hAnsi="General Sans"/>
            <w:sz w:val="22"/>
            <w:szCs w:val="22"/>
            <w:lang w:val="en-US"/>
          </w:rPr>
          <w:delText>s</w:delText>
        </w:r>
      </w:del>
      <w:r w:rsidRPr="008764AB">
        <w:rPr>
          <w:rFonts w:ascii="General Sans" w:hAnsi="General Sans"/>
          <w:sz w:val="22"/>
          <w:szCs w:val="22"/>
          <w:lang w:val="en-US"/>
        </w:rPr>
        <w:t xml:space="preserve"> the seal, and operate</w:t>
      </w:r>
      <w:del w:author="Kéri András" w:date="2026-10-07T08:34:00Z" w16du:dateUtc="2026-10-07T06:34:00Z" w:id="330">
        <w:r w:rsidRPr="008764AB" w:rsidDel="00AB4C8F">
          <w:rPr>
            <w:rFonts w:ascii="General Sans" w:hAnsi="General Sans"/>
            <w:sz w:val="22"/>
            <w:szCs w:val="22"/>
            <w:lang w:val="en-US"/>
          </w:rPr>
          <w:delText>s</w:delText>
        </w:r>
      </w:del>
      <w:r w:rsidRPr="008764AB">
        <w:rPr>
          <w:rFonts w:ascii="General Sans" w:hAnsi="General Sans"/>
          <w:sz w:val="22"/>
          <w:szCs w:val="22"/>
          <w:lang w:val="en-US"/>
        </w:rPr>
        <w:t xml:space="preserve"> the syringe.</w:t>
      </w:r>
    </w:p>
    <w:p w:rsidRPr="008764AB" w:rsidR="009B7C2B" w:rsidP="009B7C2B" w:rsidRDefault="009B7C2B" w14:paraId="35B76C4F" w14:textId="4B3F8B98">
      <w:pPr>
        <w:pStyle w:val="NormlWeb"/>
        <w:spacing w:before="0" w:beforeAutospacing="0" w:after="80" w:afterAutospacing="0"/>
        <w:jc w:val="both"/>
        <w:rPr>
          <w:rFonts w:ascii="General Sans" w:hAnsi="General Sans"/>
          <w:sz w:val="22"/>
          <w:szCs w:val="22"/>
          <w:lang w:val="en-US"/>
        </w:rPr>
      </w:pPr>
      <w:r w:rsidRPr="008764AB">
        <w:rPr>
          <w:rFonts w:ascii="General Sans" w:hAnsi="General Sans"/>
          <w:sz w:val="22"/>
          <w:szCs w:val="22"/>
          <w:lang w:val="en-US"/>
        </w:rPr>
        <w:t>Because this is an intimate procedure, you should both feel comfortable and communicate openly. With practice, it usually becomes easier as your partner learns the right angle, pressure, and resistance.</w:t>
      </w:r>
    </w:p>
    <w:bookmarkEnd w:id="325"/>
    <w:p w:rsidRPr="008764AB" w:rsidR="00ED411E" w:rsidP="00ED411E" w:rsidRDefault="00ED411E" w14:paraId="343DDD64" w14:textId="77777777">
      <w:pPr>
        <w:pStyle w:val="NormlWeb"/>
        <w:spacing w:before="0" w:beforeAutospacing="0" w:after="80" w:afterAutospacing="0"/>
        <w:jc w:val="both"/>
        <w:rPr>
          <w:rFonts w:ascii="General Sans" w:hAnsi="General Sans"/>
          <w:lang w:val="en-US"/>
        </w:rPr>
      </w:pPr>
    </w:p>
    <w:tbl>
      <w:tblPr>
        <w:tblStyle w:val="Tblzatrcsosvilgos"/>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bottom w:w="227" w:type="dxa"/>
          <w:right w:w="0" w:type="dxa"/>
        </w:tblCellMar>
        <w:tblLook w:val="04A0" w:firstRow="1" w:lastRow="0" w:firstColumn="1" w:lastColumn="0" w:noHBand="0" w:noVBand="1"/>
      </w:tblPr>
      <w:tblGrid>
        <w:gridCol w:w="2127"/>
        <w:gridCol w:w="6899"/>
      </w:tblGrid>
      <w:tr w:rsidRPr="00D84678" w:rsidR="00ED411E" w:rsidTr="004F0587" w14:paraId="7AFFE476" w14:textId="77777777">
        <w:tc>
          <w:tcPr>
            <w:tcW w:w="2127" w:type="dxa"/>
          </w:tcPr>
          <w:p w:rsidRPr="00AB4C8F" w:rsidR="00ED411E" w:rsidP="00F67589" w:rsidRDefault="00ED411E" w14:paraId="14BCA290" w14:textId="77777777">
            <w:pPr>
              <w:pStyle w:val="NormlWeb"/>
              <w:rPr>
                <w:rFonts w:ascii="General Sans" w:hAnsi="General Sans"/>
                <w:lang w:val="en-US"/>
              </w:rPr>
            </w:pPr>
            <w:r w:rsidRPr="00AB4C8F">
              <w:rPr>
                <w:rFonts w:ascii="General Sans" w:hAnsi="General Sans"/>
                <w:noProof/>
                <w:lang w:val="en-US"/>
                <w14:ligatures w14:val="standardContextual"/>
              </w:rPr>
              <w:drawing>
                <wp:inline distT="0" distB="0" distL="0" distR="0" wp14:anchorId="41259707" wp14:editId="0D788FBC">
                  <wp:extent cx="1219200" cy="495300"/>
                  <wp:effectExtent l="0" t="0" r="0" b="0"/>
                  <wp:docPr id="1095957444" name="Picture 1">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57444" name="Picture 1">
                            <a:hlinkClick r:id="rId54"/>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19200" cy="495300"/>
                          </a:xfrm>
                          <a:prstGeom prst="rect">
                            <a:avLst/>
                          </a:prstGeom>
                        </pic:spPr>
                      </pic:pic>
                    </a:graphicData>
                  </a:graphic>
                </wp:inline>
              </w:drawing>
            </w:r>
          </w:p>
        </w:tc>
        <w:tc>
          <w:tcPr>
            <w:tcW w:w="6899" w:type="dxa"/>
          </w:tcPr>
          <w:p w:rsidRPr="000F1ED1" w:rsidR="00ED411E" w:rsidP="00F67589" w:rsidRDefault="003937F2" w14:paraId="23B53D5D" w14:textId="632CA683">
            <w:pPr>
              <w:pStyle w:val="NormlWeb"/>
              <w:jc w:val="both"/>
              <w:rPr>
                <w:rFonts w:ascii="General Sans" w:hAnsi="General Sans"/>
                <w:sz w:val="19"/>
                <w:szCs w:val="19"/>
                <w:lang w:val="en-US"/>
              </w:rPr>
            </w:pPr>
            <w:r w:rsidRPr="000F1ED1">
              <w:rPr>
                <w:rStyle w:val="agcmg"/>
                <w:rFonts w:ascii="General Sans" w:hAnsi="General Sans"/>
                <w:sz w:val="19"/>
                <w:szCs w:val="19"/>
                <w:lang w:val="en-US"/>
              </w:rPr>
              <w:t xml:space="preserve">Empty your bladder. Both you and your partner </w:t>
            </w:r>
            <w:del w:author="Kéri András" w:date="2026-10-07T08:38:00Z" w16du:dateUtc="2026-10-07T06:38:00Z" w:id="331">
              <w:r w:rsidRPr="000F1ED1" w:rsidDel="000F1ED1">
                <w:rPr>
                  <w:rStyle w:val="agcmg"/>
                  <w:rFonts w:ascii="General Sans" w:hAnsi="General Sans"/>
                  <w:sz w:val="19"/>
                  <w:szCs w:val="19"/>
                  <w:lang w:val="en-US"/>
                </w:rPr>
                <w:delText xml:space="preserve">should </w:delText>
              </w:r>
            </w:del>
            <w:ins w:author="Kéri András" w:date="2026-10-07T08:38:00Z" w16du:dateUtc="2026-10-07T06:38:00Z" w:id="332">
              <w:r w:rsidRPr="000F1ED1" w:rsidR="000F1ED1">
                <w:rPr>
                  <w:rStyle w:val="agcmg"/>
                  <w:rFonts w:ascii="General Sans" w:hAnsi="General Sans"/>
                  <w:sz w:val="19"/>
                  <w:szCs w:val="19"/>
                  <w:lang w:val="en-US"/>
                </w:rPr>
                <w:t>m</w:t>
              </w:r>
              <w:r w:rsidRPr="000F1ED1" w:rsidR="000F1ED1">
                <w:rPr>
                  <w:rStyle w:val="agcmg"/>
                  <w:sz w:val="19"/>
                  <w:szCs w:val="19"/>
                  <w:lang w:val="en-US"/>
                </w:rPr>
                <w:t xml:space="preserve">ust </w:t>
              </w:r>
            </w:ins>
            <w:r w:rsidRPr="000F1ED1">
              <w:rPr>
                <w:rStyle w:val="agcmg"/>
                <w:rFonts w:ascii="General Sans" w:hAnsi="General Sans"/>
                <w:sz w:val="19"/>
                <w:szCs w:val="19"/>
                <w:lang w:val="en-US"/>
              </w:rPr>
              <w:t>wash your hands. Keep everything within reach</w:t>
            </w:r>
            <w:ins w:author="Kéri András" w:date="2026-10-07T08:39:00Z" w16du:dateUtc="2026-10-07T06:39:00Z" w:id="333">
              <w:r w:rsidRPr="000F1ED1" w:rsidR="000F1ED1">
                <w:rPr>
                  <w:rStyle w:val="agcmg"/>
                  <w:rFonts w:ascii="General Sans" w:hAnsi="General Sans"/>
                  <w:sz w:val="19"/>
                  <w:szCs w:val="19"/>
                  <w:lang w:val="en-US"/>
                </w:rPr>
                <w:t>,</w:t>
              </w:r>
              <w:r w:rsidRPr="000F1ED1" w:rsidR="000F1ED1">
                <w:rPr>
                  <w:rStyle w:val="agcmg"/>
                  <w:sz w:val="19"/>
                  <w:szCs w:val="19"/>
                  <w:lang w:val="en-US"/>
                </w:rPr>
                <w:t xml:space="preserve"> maintain the sterility of the UroDapter after it’s attached to the syringe. </w:t>
              </w:r>
            </w:ins>
            <w:del w:author="Kéri András" w:date="2026-10-07T08:39:00Z" w16du:dateUtc="2026-10-07T06:39:00Z" w:id="334">
              <w:r w:rsidRPr="000F1ED1" w:rsidDel="000F1ED1">
                <w:rPr>
                  <w:rStyle w:val="agcmg"/>
                  <w:rFonts w:ascii="General Sans" w:hAnsi="General Sans"/>
                  <w:sz w:val="19"/>
                  <w:szCs w:val="19"/>
                  <w:lang w:val="en-US"/>
                </w:rPr>
                <w:delText xml:space="preserve"> and the assembled syringe and UroDapter clean and sterile. </w:delText>
              </w:r>
            </w:del>
            <w:r w:rsidRPr="000F1ED1">
              <w:rPr>
                <w:rStyle w:val="agcmg"/>
                <w:rFonts w:ascii="General Sans" w:hAnsi="General Sans"/>
                <w:sz w:val="19"/>
                <w:szCs w:val="19"/>
                <w:lang w:val="en-US"/>
              </w:rPr>
              <w:t>Ensure good lighting and a comfortable setup so your partner can see and work easily.</w:t>
            </w:r>
          </w:p>
        </w:tc>
      </w:tr>
      <w:tr w:rsidRPr="00D84678" w:rsidR="00ED411E" w:rsidTr="004F0587" w14:paraId="3D45A246" w14:textId="77777777">
        <w:tc>
          <w:tcPr>
            <w:tcW w:w="2127" w:type="dxa"/>
          </w:tcPr>
          <w:p w:rsidRPr="00AB4C8F" w:rsidR="00ED411E" w:rsidP="00F67589" w:rsidRDefault="00ED411E" w14:paraId="45EC6E3D" w14:textId="77777777">
            <w:pPr>
              <w:pStyle w:val="NormlWeb"/>
              <w:rPr>
                <w:rFonts w:ascii="General Sans" w:hAnsi="General Sans"/>
                <w:lang w:val="en-US"/>
              </w:rPr>
            </w:pPr>
            <w:r w:rsidRPr="00AB4C8F">
              <w:rPr>
                <w:rFonts w:ascii="General Sans" w:hAnsi="General Sans"/>
                <w:noProof/>
                <w:lang w:val="en-US"/>
                <w14:ligatures w14:val="standardContextual"/>
              </w:rPr>
              <w:drawing>
                <wp:inline distT="0" distB="0" distL="0" distR="0" wp14:anchorId="10F40B23" wp14:editId="09EB9788">
                  <wp:extent cx="1181100" cy="520700"/>
                  <wp:effectExtent l="0" t="0" r="0" b="0"/>
                  <wp:docPr id="1452262591" name="Picture 2">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62591" name="Picture 2">
                            <a:hlinkClick r:id="rId55"/>
                          </pic:cNvPr>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81100" cy="520700"/>
                          </a:xfrm>
                          <a:prstGeom prst="rect">
                            <a:avLst/>
                          </a:prstGeom>
                        </pic:spPr>
                      </pic:pic>
                    </a:graphicData>
                  </a:graphic>
                </wp:inline>
              </w:drawing>
            </w:r>
          </w:p>
        </w:tc>
        <w:tc>
          <w:tcPr>
            <w:tcW w:w="6899" w:type="dxa"/>
          </w:tcPr>
          <w:p w:rsidRPr="00AB4C8F" w:rsidR="00ED411E" w:rsidP="00F67589" w:rsidRDefault="00ED411E" w14:paraId="1A4DFF3E" w14:textId="247CF692">
            <w:pPr>
              <w:pStyle w:val="NormlWeb"/>
              <w:jc w:val="both"/>
              <w:rPr>
                <w:rFonts w:ascii="General Sans" w:hAnsi="General Sans"/>
                <w:sz w:val="19"/>
                <w:szCs w:val="19"/>
                <w:lang w:val="en-US"/>
              </w:rPr>
            </w:pPr>
            <w:r w:rsidRPr="00AB4C8F">
              <w:rPr>
                <w:rStyle w:val="agcmg"/>
                <w:rFonts w:ascii="General Sans" w:hAnsi="General Sans"/>
                <w:sz w:val="19"/>
                <w:szCs w:val="19"/>
                <w:lang w:val="en-US"/>
              </w:rPr>
              <w:t>Choose a lying o</w:t>
            </w:r>
            <w:r w:rsidRPr="00AB4C8F" w:rsidR="003D0F83">
              <w:rPr>
                <w:rStyle w:val="agcmg"/>
                <w:rFonts w:ascii="General Sans" w:hAnsi="General Sans"/>
                <w:sz w:val="19"/>
                <w:szCs w:val="19"/>
                <w:lang w:val="en-US"/>
              </w:rPr>
              <w:t>r semi-</w:t>
            </w:r>
            <w:r w:rsidRPr="00AB4C8F">
              <w:rPr>
                <w:rStyle w:val="agcmg"/>
                <w:rFonts w:ascii="General Sans" w:hAnsi="General Sans"/>
                <w:sz w:val="19"/>
                <w:szCs w:val="19"/>
                <w:lang w:val="en-US"/>
              </w:rPr>
              <w:t xml:space="preserve">reclined position that allows you to stay relaxed. </w:t>
            </w:r>
            <w:r w:rsidRPr="00AB4C8F" w:rsidR="003937F2">
              <w:rPr>
                <w:rStyle w:val="agcmg"/>
                <w:rFonts w:ascii="General Sans" w:hAnsi="General Sans"/>
                <w:sz w:val="19"/>
                <w:szCs w:val="19"/>
                <w:lang w:val="en-US"/>
              </w:rPr>
              <w:t xml:space="preserve">Adjust your legs, upper-body and pelvic elevation as needed so your partner can see and reach the urethral area and control the UroDapter </w:t>
            </w:r>
            <w:del w:author="Kéri András" w:date="2026-10-07T08:40:00Z" w16du:dateUtc="2026-10-07T06:40:00Z" w:id="335">
              <w:r w:rsidRPr="00AB4C8F" w:rsidDel="000F1ED1" w:rsidR="003937F2">
                <w:rPr>
                  <w:rStyle w:val="agcmg"/>
                  <w:rFonts w:ascii="General Sans" w:hAnsi="General Sans"/>
                  <w:sz w:val="19"/>
                  <w:szCs w:val="19"/>
                  <w:lang w:val="en-US"/>
                </w:rPr>
                <w:delText xml:space="preserve">throughout </w:delText>
              </w:r>
            </w:del>
            <w:ins w:author="Kéri András" w:date="2026-10-07T08:40:00Z" w16du:dateUtc="2026-10-07T06:40:00Z" w:id="336">
              <w:r w:rsidR="000F1ED1">
                <w:rPr>
                  <w:rStyle w:val="agcmg"/>
                  <w:rFonts w:ascii="General Sans" w:hAnsi="General Sans"/>
                  <w:sz w:val="19"/>
                  <w:szCs w:val="19"/>
                  <w:lang w:val="en-US"/>
                </w:rPr>
                <w:t xml:space="preserve">during </w:t>
              </w:r>
            </w:ins>
            <w:r w:rsidRPr="00AB4C8F" w:rsidR="003937F2">
              <w:rPr>
                <w:rStyle w:val="agcmg"/>
                <w:rFonts w:ascii="General Sans" w:hAnsi="General Sans"/>
                <w:sz w:val="19"/>
                <w:szCs w:val="19"/>
                <w:lang w:val="en-US"/>
              </w:rPr>
              <w:t>the instillation.</w:t>
            </w:r>
          </w:p>
        </w:tc>
      </w:tr>
      <w:tr w:rsidRPr="00D84678" w:rsidR="00ED411E" w:rsidTr="004F0587" w14:paraId="3AA20CF9" w14:textId="77777777">
        <w:tc>
          <w:tcPr>
            <w:tcW w:w="2127" w:type="dxa"/>
          </w:tcPr>
          <w:p w:rsidRPr="00AB4C8F" w:rsidR="00ED411E" w:rsidP="00F67589" w:rsidRDefault="00ED411E" w14:paraId="336F2C79" w14:textId="77777777">
            <w:pPr>
              <w:pStyle w:val="NormlWeb"/>
              <w:rPr>
                <w:rFonts w:ascii="General Sans" w:hAnsi="General Sans"/>
                <w:lang w:val="en-US"/>
              </w:rPr>
            </w:pPr>
            <w:r w:rsidRPr="00AB4C8F">
              <w:rPr>
                <w:rFonts w:ascii="General Sans" w:hAnsi="General Sans"/>
                <w:noProof/>
                <w:lang w:val="en-US"/>
                <w14:ligatures w14:val="standardContextual"/>
              </w:rPr>
              <w:drawing>
                <wp:inline distT="0" distB="0" distL="0" distR="0" wp14:anchorId="4BC4F086" wp14:editId="7CE21FD1">
                  <wp:extent cx="1219200" cy="508000"/>
                  <wp:effectExtent l="0" t="0" r="0" b="0"/>
                  <wp:docPr id="387431793" name="Picture 3">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31793" name="Picture 3">
                            <a:hlinkClick r:id="rId56"/>
                          </pic:cNvPr>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19200" cy="508000"/>
                          </a:xfrm>
                          <a:prstGeom prst="rect">
                            <a:avLst/>
                          </a:prstGeom>
                        </pic:spPr>
                      </pic:pic>
                    </a:graphicData>
                  </a:graphic>
                </wp:inline>
              </w:drawing>
            </w:r>
          </w:p>
        </w:tc>
        <w:tc>
          <w:tcPr>
            <w:tcW w:w="6899" w:type="dxa"/>
          </w:tcPr>
          <w:p w:rsidRPr="00AB4C8F" w:rsidR="003937F2" w:rsidP="003937F2" w:rsidRDefault="003937F2" w14:paraId="5962B40C" w14:textId="07DEF9DB">
            <w:pPr>
              <w:pStyle w:val="cvgsua"/>
              <w:spacing w:before="0" w:beforeAutospacing="0" w:after="0" w:afterAutospacing="0" w:line="270" w:lineRule="atLeast"/>
              <w:jc w:val="both"/>
              <w:rPr>
                <w:rFonts w:ascii="General Sans" w:hAnsi="General Sans"/>
                <w:sz w:val="18"/>
                <w:szCs w:val="18"/>
                <w:lang w:val="en-US"/>
              </w:rPr>
            </w:pPr>
            <w:r w:rsidRPr="00AB4C8F">
              <w:rPr>
                <w:rFonts w:ascii="General Sans" w:hAnsi="General Sans"/>
                <w:sz w:val="18"/>
                <w:szCs w:val="18"/>
                <w:lang w:val="en-US"/>
              </w:rPr>
              <w:t xml:space="preserve">If comfortable, gently hold the labia apart while your partner disinfects the urethral opening and </w:t>
            </w:r>
            <w:ins w:author="Kéri András" w:date="2026-10-07T08:40:00Z" w16du:dateUtc="2026-10-07T06:40:00Z" w:id="337">
              <w:r w:rsidR="000F1ED1">
                <w:rPr>
                  <w:rFonts w:ascii="General Sans" w:hAnsi="General Sans"/>
                  <w:sz w:val="18"/>
                  <w:szCs w:val="18"/>
                  <w:lang w:val="en-US"/>
                </w:rPr>
                <w:t xml:space="preserve">the </w:t>
              </w:r>
            </w:ins>
            <w:r w:rsidRPr="00AB4C8F">
              <w:rPr>
                <w:rFonts w:ascii="General Sans" w:hAnsi="General Sans"/>
                <w:sz w:val="18"/>
                <w:szCs w:val="18"/>
                <w:lang w:val="en-US"/>
              </w:rPr>
              <w:t xml:space="preserve">surrounding area. Both of you should protect the cleaned area and UroDapter tip from unclean hands or surfaces before </w:t>
            </w:r>
            <w:del w:author="Kéri András" w:date="2026-10-07T08:40:00Z" w16du:dateUtc="2026-10-07T06:40:00Z" w:id="338">
              <w:r w:rsidRPr="00AB4C8F" w:rsidDel="000F1ED1">
                <w:rPr>
                  <w:rFonts w:ascii="General Sans" w:hAnsi="General Sans"/>
                  <w:sz w:val="18"/>
                  <w:szCs w:val="18"/>
                  <w:lang w:val="en-US"/>
                </w:rPr>
                <w:delText>placement</w:delText>
              </w:r>
            </w:del>
            <w:ins w:author="Kéri András" w:date="2026-10-07T08:40:00Z" w16du:dateUtc="2026-10-07T06:40:00Z" w:id="339">
              <w:r w:rsidR="000F1ED1">
                <w:rPr>
                  <w:rFonts w:ascii="General Sans" w:hAnsi="General Sans"/>
                  <w:sz w:val="18"/>
                  <w:szCs w:val="18"/>
                  <w:lang w:val="en-US"/>
                </w:rPr>
                <w:t>use</w:t>
              </w:r>
            </w:ins>
            <w:r w:rsidRPr="00AB4C8F">
              <w:rPr>
                <w:rFonts w:ascii="General Sans" w:hAnsi="General Sans"/>
                <w:sz w:val="18"/>
                <w:szCs w:val="18"/>
                <w:lang w:val="en-US"/>
              </w:rPr>
              <w:t>.</w:t>
            </w:r>
          </w:p>
        </w:tc>
      </w:tr>
      <w:tr w:rsidRPr="00D84678" w:rsidR="00ED411E" w:rsidTr="004F0587" w14:paraId="595FDE19" w14:textId="77777777">
        <w:tc>
          <w:tcPr>
            <w:tcW w:w="2127" w:type="dxa"/>
          </w:tcPr>
          <w:p w:rsidRPr="00AB4C8F" w:rsidR="00ED411E" w:rsidP="00F67589" w:rsidRDefault="00ED411E" w14:paraId="75D87369" w14:textId="77777777">
            <w:pPr>
              <w:pStyle w:val="NormlWeb"/>
              <w:rPr>
                <w:rFonts w:ascii="General Sans" w:hAnsi="General Sans"/>
                <w:lang w:val="en-US"/>
              </w:rPr>
            </w:pPr>
            <w:r w:rsidRPr="00AB4C8F">
              <w:rPr>
                <w:rFonts w:ascii="General Sans" w:hAnsi="General Sans"/>
                <w:noProof/>
                <w:lang w:val="en-US"/>
                <w14:ligatures w14:val="standardContextual"/>
              </w:rPr>
              <w:drawing>
                <wp:inline distT="0" distB="0" distL="0" distR="0" wp14:anchorId="4C80A2E2" wp14:editId="7F3A5BD6">
                  <wp:extent cx="1219200" cy="508000"/>
                  <wp:effectExtent l="0" t="0" r="0" b="0"/>
                  <wp:docPr id="1976582743" name="Picture 4">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82743" name="Picture 4">
                            <a:hlinkClick r:id="rId57"/>
                          </pic:cNvPr>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19200" cy="508000"/>
                          </a:xfrm>
                          <a:prstGeom prst="rect">
                            <a:avLst/>
                          </a:prstGeom>
                        </pic:spPr>
                      </pic:pic>
                    </a:graphicData>
                  </a:graphic>
                </wp:inline>
              </w:drawing>
            </w:r>
          </w:p>
        </w:tc>
        <w:tc>
          <w:tcPr>
            <w:tcW w:w="6899" w:type="dxa"/>
          </w:tcPr>
          <w:p w:rsidRPr="00AB4C8F" w:rsidR="003937F2" w:rsidP="00F67589" w:rsidRDefault="003937F2" w14:paraId="0BD083E0" w14:textId="2F57FB31">
            <w:pPr>
              <w:pStyle w:val="NormlWeb"/>
              <w:jc w:val="both"/>
              <w:rPr>
                <w:rFonts w:ascii="General Sans" w:hAnsi="General Sans"/>
                <w:sz w:val="19"/>
                <w:szCs w:val="19"/>
                <w:lang w:val="en-US"/>
              </w:rPr>
            </w:pPr>
            <w:r w:rsidRPr="00AB4C8F">
              <w:rPr>
                <w:rFonts w:ascii="General Sans" w:hAnsi="General Sans"/>
                <w:sz w:val="19"/>
                <w:szCs w:val="19"/>
                <w:lang w:val="en-US"/>
              </w:rPr>
              <w:t xml:space="preserve">If comfortable, gently hold the labia apart while your partner locates the urethral opening </w:t>
            </w:r>
            <w:del w:author="Kéri András" w:date="2026-10-07T08:41:00Z" w16du:dateUtc="2026-10-07T06:41:00Z" w:id="340">
              <w:r w:rsidRPr="00AB4C8F" w:rsidDel="000F1ED1">
                <w:rPr>
                  <w:rFonts w:ascii="General Sans" w:hAnsi="General Sans"/>
                  <w:sz w:val="19"/>
                  <w:szCs w:val="19"/>
                  <w:lang w:val="en-US"/>
                </w:rPr>
                <w:delText xml:space="preserve">in </w:delText>
              </w:r>
            </w:del>
            <w:ins w:author="Kéri András" w:date="2026-10-07T08:41:00Z" w16du:dateUtc="2026-10-07T06:41:00Z" w:id="341">
              <w:r w:rsidR="000F1ED1">
                <w:rPr>
                  <w:rFonts w:ascii="General Sans" w:hAnsi="General Sans"/>
                  <w:sz w:val="19"/>
                  <w:szCs w:val="19"/>
                  <w:lang w:val="en-US"/>
                </w:rPr>
                <w:t xml:space="preserve">on </w:t>
              </w:r>
            </w:ins>
            <w:r w:rsidRPr="00AB4C8F">
              <w:rPr>
                <w:rFonts w:ascii="General Sans" w:hAnsi="General Sans"/>
                <w:sz w:val="19"/>
                <w:szCs w:val="19"/>
                <w:lang w:val="en-US"/>
              </w:rPr>
              <w:t xml:space="preserve">the midline between the clitoris and vaginal opening. </w:t>
            </w:r>
            <w:r w:rsidRPr="00AB4C8F" w:rsidR="00ED411E">
              <w:rPr>
                <w:rStyle w:val="agcmg"/>
                <w:rFonts w:ascii="General Sans" w:hAnsi="General Sans"/>
                <w:sz w:val="19"/>
                <w:szCs w:val="19"/>
                <w:lang w:val="en-US"/>
              </w:rPr>
              <w:t xml:space="preserve">Take your time and </w:t>
            </w:r>
            <w:del w:author="Kéri András" w:date="2026-10-07T08:41:00Z" w16du:dateUtc="2026-10-07T06:41:00Z" w:id="342">
              <w:r w:rsidRPr="00AB4C8F" w:rsidDel="000F1ED1" w:rsidR="00ED411E">
                <w:rPr>
                  <w:rStyle w:val="agcmg"/>
                  <w:rFonts w:ascii="General Sans" w:hAnsi="General Sans"/>
                  <w:sz w:val="19"/>
                  <w:szCs w:val="19"/>
                  <w:lang w:val="en-US"/>
                </w:rPr>
                <w:delText xml:space="preserve">use </w:delText>
              </w:r>
            </w:del>
            <w:ins w:author="Kéri András" w:date="2026-10-07T08:41:00Z" w16du:dateUtc="2026-10-07T06:41:00Z" w:id="343">
              <w:r w:rsidR="000F1ED1">
                <w:rPr>
                  <w:rStyle w:val="agcmg"/>
                  <w:rFonts w:ascii="General Sans" w:hAnsi="General Sans"/>
                  <w:sz w:val="19"/>
                  <w:szCs w:val="19"/>
                  <w:lang w:val="en-US"/>
                </w:rPr>
                <w:t>c</w:t>
              </w:r>
              <w:r w:rsidR="000F1ED1">
                <w:rPr>
                  <w:rStyle w:val="agcmg"/>
                  <w:sz w:val="19"/>
                  <w:szCs w:val="19"/>
                </w:rPr>
                <w:t xml:space="preserve">onsult </w:t>
              </w:r>
            </w:ins>
            <w:r w:rsidRPr="00AB4C8F" w:rsidR="00ED411E">
              <w:rPr>
                <w:rStyle w:val="agcmg"/>
                <w:rFonts w:ascii="General Sans" w:hAnsi="General Sans"/>
                <w:sz w:val="19"/>
                <w:szCs w:val="19"/>
                <w:lang w:val="en-US"/>
              </w:rPr>
              <w:t xml:space="preserve">the anatomical figure for orientation </w:t>
            </w:r>
            <w:del w:author="Kéri András" w:date="2026-10-07T08:44:00Z" w16du:dateUtc="2026-10-07T06:44:00Z" w:id="344">
              <w:r w:rsidRPr="00AB4C8F" w:rsidDel="000F1ED1" w:rsidR="00ED411E">
                <w:rPr>
                  <w:rStyle w:val="agcmg"/>
                  <w:rFonts w:ascii="General Sans" w:hAnsi="General Sans"/>
                  <w:sz w:val="19"/>
                  <w:szCs w:val="19"/>
                  <w:lang w:val="en-US"/>
                </w:rPr>
                <w:delText>until your partner is confident the correct opening has been identified.</w:delText>
              </w:r>
            </w:del>
            <w:ins w:author="Kéri András" w:date="2026-10-07T08:44:00Z" w16du:dateUtc="2026-10-07T06:44:00Z" w:id="345">
              <w:r w:rsidR="000F1ED1">
                <w:rPr>
                  <w:rStyle w:val="agcmg"/>
                  <w:rFonts w:ascii="General Sans" w:hAnsi="General Sans"/>
                  <w:sz w:val="19"/>
                  <w:szCs w:val="19"/>
                  <w:lang w:val="en-US"/>
                </w:rPr>
                <w:t>to ensure that your partner finds the correct opening.</w:t>
              </w:r>
            </w:ins>
          </w:p>
        </w:tc>
      </w:tr>
      <w:tr w:rsidRPr="00D84678" w:rsidR="00ED411E" w:rsidTr="004F0587" w14:paraId="486E3CF1" w14:textId="77777777">
        <w:tc>
          <w:tcPr>
            <w:tcW w:w="2127" w:type="dxa"/>
          </w:tcPr>
          <w:p w:rsidRPr="00AB4C8F" w:rsidR="00ED411E" w:rsidP="00F67589" w:rsidRDefault="00ED411E" w14:paraId="4DD847FD" w14:textId="77777777">
            <w:pPr>
              <w:pStyle w:val="NormlWeb"/>
              <w:rPr>
                <w:rFonts w:ascii="General Sans" w:hAnsi="General Sans"/>
                <w:lang w:val="en-US"/>
              </w:rPr>
            </w:pPr>
            <w:r w:rsidRPr="00AB4C8F">
              <w:rPr>
                <w:rFonts w:ascii="General Sans" w:hAnsi="General Sans"/>
                <w:noProof/>
                <w:lang w:val="en-US"/>
                <w14:ligatures w14:val="standardContextual"/>
              </w:rPr>
              <w:drawing>
                <wp:inline distT="0" distB="0" distL="0" distR="0" wp14:anchorId="53484110" wp14:editId="542DE1C0">
                  <wp:extent cx="1219200" cy="508000"/>
                  <wp:effectExtent l="0" t="0" r="0" b="0"/>
                  <wp:docPr id="1896945088" name="Picture 5">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45088" name="Picture 5">
                            <a:hlinkClick r:id="rId58"/>
                          </pic:cNvPr>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219200" cy="508000"/>
                          </a:xfrm>
                          <a:prstGeom prst="rect">
                            <a:avLst/>
                          </a:prstGeom>
                        </pic:spPr>
                      </pic:pic>
                    </a:graphicData>
                  </a:graphic>
                </wp:inline>
              </w:drawing>
            </w:r>
          </w:p>
        </w:tc>
        <w:tc>
          <w:tcPr>
            <w:tcW w:w="6899" w:type="dxa"/>
          </w:tcPr>
          <w:p w:rsidRPr="00AB4C8F" w:rsidR="003937F2" w:rsidP="00F67589" w:rsidRDefault="003937F2" w14:paraId="7D4E85C1" w14:textId="2AE18559">
            <w:pPr>
              <w:pStyle w:val="NormlWeb"/>
              <w:jc w:val="both"/>
              <w:rPr>
                <w:rFonts w:ascii="General Sans" w:hAnsi="General Sans"/>
                <w:sz w:val="19"/>
                <w:szCs w:val="19"/>
                <w:lang w:val="en-US"/>
              </w:rPr>
            </w:pPr>
            <w:r w:rsidRPr="00AB4C8F">
              <w:rPr>
                <w:rFonts w:ascii="General Sans" w:hAnsi="General Sans"/>
                <w:sz w:val="19"/>
                <w:szCs w:val="19"/>
                <w:lang w:val="en-US"/>
              </w:rPr>
              <w:t xml:space="preserve">Your partner should place the UroDapter over the urethral opening, align the syringe with the urethra’s natural direction and apply gentle, controlled pressure. Tell them if it feels uncomfortable so they can adjust </w:t>
            </w:r>
            <w:ins w:author="Kéri András" w:date="2026-10-07T08:45:00Z" w16du:dateUtc="2026-10-07T06:45:00Z" w:id="346">
              <w:r w:rsidR="000F1ED1">
                <w:rPr>
                  <w:rFonts w:ascii="General Sans" w:hAnsi="General Sans"/>
                  <w:sz w:val="19"/>
                  <w:szCs w:val="19"/>
                  <w:lang w:val="en-US"/>
                </w:rPr>
                <w:t xml:space="preserve">the syringe </w:t>
              </w:r>
            </w:ins>
            <w:r w:rsidRPr="00AB4C8F">
              <w:rPr>
                <w:rFonts w:ascii="General Sans" w:hAnsi="General Sans"/>
                <w:sz w:val="19"/>
                <w:szCs w:val="19"/>
                <w:lang w:val="en-US"/>
              </w:rPr>
              <w:t>rather than force it.</w:t>
            </w:r>
          </w:p>
        </w:tc>
      </w:tr>
      <w:tr w:rsidRPr="00D84678" w:rsidR="00ED411E" w:rsidTr="004F0587" w14:paraId="2581252C" w14:textId="77777777">
        <w:tc>
          <w:tcPr>
            <w:tcW w:w="2127" w:type="dxa"/>
          </w:tcPr>
          <w:p w:rsidRPr="00AB4C8F" w:rsidR="00ED411E" w:rsidP="00F67589" w:rsidRDefault="00ED411E" w14:paraId="4824BEBE" w14:textId="77777777">
            <w:pPr>
              <w:pStyle w:val="NormlWeb"/>
              <w:rPr>
                <w:rFonts w:ascii="General Sans" w:hAnsi="General Sans"/>
                <w:lang w:val="en-US"/>
              </w:rPr>
            </w:pPr>
            <w:r w:rsidRPr="00AB4C8F">
              <w:rPr>
                <w:rFonts w:ascii="General Sans" w:hAnsi="General Sans"/>
                <w:noProof/>
                <w:lang w:val="en-US"/>
                <w14:ligatures w14:val="standardContextual"/>
              </w:rPr>
              <w:drawing>
                <wp:inline distT="0" distB="0" distL="0" distR="0" wp14:anchorId="703A27E3" wp14:editId="4871E368">
                  <wp:extent cx="1219200" cy="508000"/>
                  <wp:effectExtent l="0" t="0" r="0" b="0"/>
                  <wp:docPr id="606884594" name="Picture 6">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84594" name="Picture 6">
                            <a:hlinkClick r:id="rId59"/>
                          </pic:cNvPr>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219200" cy="508000"/>
                          </a:xfrm>
                          <a:prstGeom prst="rect">
                            <a:avLst/>
                          </a:prstGeom>
                        </pic:spPr>
                      </pic:pic>
                    </a:graphicData>
                  </a:graphic>
                </wp:inline>
              </w:drawing>
            </w:r>
          </w:p>
        </w:tc>
        <w:tc>
          <w:tcPr>
            <w:tcW w:w="6899" w:type="dxa"/>
          </w:tcPr>
          <w:p w:rsidRPr="00AB4C8F" w:rsidR="003937F2" w:rsidP="00F67589" w:rsidRDefault="003937F2" w14:paraId="44B66D05" w14:textId="09E2ABBF">
            <w:pPr>
              <w:pStyle w:val="NormlWeb"/>
              <w:jc w:val="both"/>
              <w:rPr>
                <w:rFonts w:ascii="General Sans" w:hAnsi="General Sans"/>
                <w:sz w:val="19"/>
                <w:szCs w:val="19"/>
                <w:lang w:val="en-US"/>
              </w:rPr>
            </w:pPr>
            <w:r w:rsidRPr="00AB4C8F">
              <w:rPr>
                <w:rFonts w:ascii="General Sans" w:hAnsi="General Sans"/>
                <w:sz w:val="19"/>
                <w:szCs w:val="19"/>
                <w:lang w:val="en-US"/>
              </w:rPr>
              <w:t xml:space="preserve">Stay relaxed while your partner gently advances the UroDapter until the collar seals fully around the urethral opening. </w:t>
            </w:r>
            <w:r w:rsidRPr="00AB4C8F" w:rsidR="00ED411E">
              <w:rPr>
                <w:rStyle w:val="agcmg"/>
                <w:rFonts w:ascii="General Sans" w:hAnsi="General Sans"/>
                <w:sz w:val="19"/>
                <w:szCs w:val="19"/>
                <w:lang w:val="en-US"/>
              </w:rPr>
              <w:t>Your partner should maintain steady inward pressure and correct alignment without excessive force, while you communicate if the pressure or position feels uncomfortable.</w:t>
            </w:r>
          </w:p>
        </w:tc>
      </w:tr>
      <w:tr w:rsidRPr="00D84678" w:rsidR="00ED411E" w:rsidTr="004F0587" w14:paraId="50161462" w14:textId="77777777">
        <w:tc>
          <w:tcPr>
            <w:tcW w:w="2127" w:type="dxa"/>
          </w:tcPr>
          <w:p w:rsidRPr="00AB4C8F" w:rsidR="00ED411E" w:rsidP="00F67589" w:rsidRDefault="00ED411E" w14:paraId="667BBFFB" w14:textId="77777777">
            <w:pPr>
              <w:pStyle w:val="NormlWeb"/>
              <w:rPr>
                <w:rFonts w:ascii="General Sans" w:hAnsi="General Sans"/>
                <w:lang w:val="en-US"/>
              </w:rPr>
            </w:pPr>
            <w:r w:rsidRPr="00AB4C8F">
              <w:rPr>
                <w:rFonts w:ascii="General Sans" w:hAnsi="General Sans"/>
                <w:noProof/>
                <w:lang w:val="en-US"/>
                <w14:ligatures w14:val="standardContextual"/>
              </w:rPr>
              <w:drawing>
                <wp:inline distT="0" distB="0" distL="0" distR="0" wp14:anchorId="1791EF8C" wp14:editId="3AD4B6E0">
                  <wp:extent cx="1219200" cy="355600"/>
                  <wp:effectExtent l="0" t="0" r="0" b="0"/>
                  <wp:docPr id="810935116" name="Picture 7">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35116" name="Picture 7">
                            <a:hlinkClick r:id="rId60"/>
                          </pic:cNvPr>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219200" cy="355600"/>
                          </a:xfrm>
                          <a:prstGeom prst="rect">
                            <a:avLst/>
                          </a:prstGeom>
                        </pic:spPr>
                      </pic:pic>
                    </a:graphicData>
                  </a:graphic>
                </wp:inline>
              </w:drawing>
            </w:r>
          </w:p>
        </w:tc>
        <w:tc>
          <w:tcPr>
            <w:tcW w:w="6899" w:type="dxa"/>
          </w:tcPr>
          <w:p w:rsidRPr="00AB4C8F" w:rsidR="00DD4F6B" w:rsidP="00F67589" w:rsidRDefault="00DD4F6B" w14:paraId="3480E676" w14:textId="1B02667D">
            <w:pPr>
              <w:pStyle w:val="NormlWeb"/>
              <w:jc w:val="both"/>
              <w:rPr>
                <w:rFonts w:ascii="General Sans" w:hAnsi="General Sans"/>
                <w:sz w:val="19"/>
                <w:szCs w:val="19"/>
                <w:lang w:val="en-US"/>
              </w:rPr>
            </w:pPr>
            <w:r w:rsidRPr="00AB4C8F">
              <w:rPr>
                <w:rFonts w:ascii="General Sans" w:hAnsi="General Sans"/>
                <w:sz w:val="19"/>
                <w:szCs w:val="19"/>
                <w:lang w:val="en-US"/>
              </w:rPr>
              <w:t>Stay relaxed while your partner maintains the seal</w:t>
            </w:r>
            <w:ins w:author="Kéri András" w:date="2026-10-07T08:45:00Z" w16du:dateUtc="2026-10-07T06:45:00Z" w:id="347">
              <w:r w:rsidR="001E2B7B">
                <w:rPr>
                  <w:rFonts w:ascii="General Sans" w:hAnsi="General Sans"/>
                  <w:sz w:val="19"/>
                  <w:szCs w:val="19"/>
                  <w:lang w:val="en-US"/>
                </w:rPr>
                <w:t>ing</w:t>
              </w:r>
            </w:ins>
            <w:r w:rsidRPr="00AB4C8F">
              <w:rPr>
                <w:rFonts w:ascii="General Sans" w:hAnsi="General Sans"/>
                <w:sz w:val="19"/>
                <w:szCs w:val="19"/>
                <w:lang w:val="en-US"/>
              </w:rPr>
              <w:t xml:space="preserve"> and alignment and slowly presses the plunger. Tell them if you feel discomfort or unusual pressure. If leakage or increased plunger resistance occurs, they should pause and adjust, </w:t>
            </w:r>
            <w:del w:author="Kéri András" w:date="2026-10-07T08:46:00Z" w16du:dateUtc="2026-10-07T06:46:00Z" w:id="348">
              <w:r w:rsidRPr="00AB4C8F" w:rsidDel="001E2B7B">
                <w:rPr>
                  <w:rFonts w:ascii="General Sans" w:hAnsi="General Sans"/>
                  <w:sz w:val="19"/>
                  <w:szCs w:val="19"/>
                  <w:lang w:val="en-US"/>
                </w:rPr>
                <w:delText xml:space="preserve">not push </w:delText>
              </w:r>
            </w:del>
            <w:ins w:author="Kéri András" w:date="2026-10-07T08:46:00Z" w16du:dateUtc="2026-10-07T06:46:00Z" w:id="349">
              <w:r w:rsidR="001E2B7B">
                <w:rPr>
                  <w:rFonts w:ascii="General Sans" w:hAnsi="General Sans"/>
                  <w:sz w:val="19"/>
                  <w:szCs w:val="19"/>
                  <w:lang w:val="en-US"/>
                </w:rPr>
                <w:t xml:space="preserve">instead of pushing </w:t>
              </w:r>
            </w:ins>
            <w:r w:rsidRPr="00AB4C8F">
              <w:rPr>
                <w:rFonts w:ascii="General Sans" w:hAnsi="General Sans"/>
                <w:sz w:val="19"/>
                <w:szCs w:val="19"/>
                <w:lang w:val="en-US"/>
              </w:rPr>
              <w:t>harder.</w:t>
            </w:r>
          </w:p>
        </w:tc>
      </w:tr>
      <w:tr w:rsidRPr="00D84678" w:rsidR="00ED411E" w:rsidTr="004F0587" w14:paraId="754A5ED9" w14:textId="77777777">
        <w:tc>
          <w:tcPr>
            <w:tcW w:w="2127" w:type="dxa"/>
          </w:tcPr>
          <w:p w:rsidRPr="00AB4C8F" w:rsidR="00ED411E" w:rsidP="00F67589" w:rsidRDefault="00ED411E" w14:paraId="7A18D36E" w14:textId="77777777">
            <w:pPr>
              <w:pStyle w:val="NormlWeb"/>
              <w:rPr>
                <w:rFonts w:ascii="General Sans" w:hAnsi="General Sans"/>
                <w:lang w:val="en-US"/>
              </w:rPr>
            </w:pPr>
            <w:r w:rsidRPr="00AB4C8F">
              <w:rPr>
                <w:rFonts w:ascii="General Sans" w:hAnsi="General Sans"/>
                <w:noProof/>
                <w:lang w:val="en-US"/>
                <w14:ligatures w14:val="standardContextual"/>
              </w:rPr>
              <w:drawing>
                <wp:inline distT="0" distB="0" distL="0" distR="0" wp14:anchorId="09C0DFED" wp14:editId="4CF301D9">
                  <wp:extent cx="1219200" cy="660400"/>
                  <wp:effectExtent l="0" t="0" r="0" b="0"/>
                  <wp:docPr id="1579587953" name="Picture 8">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87953" name="Picture 8">
                            <a:hlinkClick r:id="rId61"/>
                          </pic:cNvPr>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219200" cy="660400"/>
                          </a:xfrm>
                          <a:prstGeom prst="rect">
                            <a:avLst/>
                          </a:prstGeom>
                        </pic:spPr>
                      </pic:pic>
                    </a:graphicData>
                  </a:graphic>
                </wp:inline>
              </w:drawing>
            </w:r>
          </w:p>
        </w:tc>
        <w:tc>
          <w:tcPr>
            <w:tcW w:w="6899" w:type="dxa"/>
          </w:tcPr>
          <w:p w:rsidRPr="00AB4C8F" w:rsidR="00ED411E" w:rsidP="00F67589" w:rsidRDefault="004F0587" w14:paraId="25742F61" w14:textId="72CE3BC3">
            <w:pPr>
              <w:pStyle w:val="NormlWeb"/>
              <w:jc w:val="both"/>
              <w:rPr>
                <w:rFonts w:ascii="General Sans" w:hAnsi="General Sans"/>
                <w:sz w:val="19"/>
                <w:szCs w:val="19"/>
                <w:lang w:val="en-US"/>
              </w:rPr>
            </w:pPr>
            <w:r w:rsidRPr="00AB4C8F">
              <w:rPr>
                <w:rStyle w:val="agcmg"/>
                <w:rFonts w:ascii="General Sans" w:hAnsi="General Sans"/>
                <w:sz w:val="19"/>
                <w:szCs w:val="19"/>
                <w:lang w:val="en-US"/>
              </w:rPr>
              <w:t>Leakage usually means the sea</w:t>
            </w:r>
            <w:ins w:author="Kéri András" w:date="2026-10-07T08:46:00Z" w16du:dateUtc="2026-10-07T06:46:00Z" w:id="350">
              <w:r w:rsidR="001E2B7B">
                <w:rPr>
                  <w:rStyle w:val="agcmg"/>
                  <w:rFonts w:ascii="General Sans" w:hAnsi="General Sans"/>
                  <w:sz w:val="19"/>
                  <w:szCs w:val="19"/>
                  <w:lang w:val="en-US"/>
                </w:rPr>
                <w:t>ling</w:t>
              </w:r>
            </w:ins>
            <w:del w:author="Kéri András" w:date="2026-10-07T08:46:00Z" w16du:dateUtc="2026-10-07T06:46:00Z" w:id="351">
              <w:r w:rsidRPr="00AB4C8F" w:rsidDel="001E2B7B">
                <w:rPr>
                  <w:rStyle w:val="agcmg"/>
                  <w:rFonts w:ascii="General Sans" w:hAnsi="General Sans"/>
                  <w:sz w:val="19"/>
                  <w:szCs w:val="19"/>
                  <w:lang w:val="en-US"/>
                </w:rPr>
                <w:delText>l</w:delText>
              </w:r>
            </w:del>
            <w:r w:rsidRPr="00AB4C8F">
              <w:rPr>
                <w:rStyle w:val="agcmg"/>
                <w:rFonts w:ascii="General Sans" w:hAnsi="General Sans"/>
                <w:sz w:val="19"/>
                <w:szCs w:val="19"/>
                <w:lang w:val="en-US"/>
              </w:rPr>
              <w:t xml:space="preserve">, </w:t>
            </w:r>
            <w:ins w:author="Kéri András" w:date="2026-10-07T08:46:00Z" w16du:dateUtc="2026-10-07T06:46:00Z" w:id="352">
              <w:r w:rsidR="001E2B7B">
                <w:rPr>
                  <w:rStyle w:val="agcmg"/>
                  <w:rFonts w:ascii="General Sans" w:hAnsi="General Sans"/>
                  <w:sz w:val="19"/>
                  <w:szCs w:val="19"/>
                  <w:lang w:val="en-US"/>
                </w:rPr>
                <w:t xml:space="preserve">the </w:t>
              </w:r>
            </w:ins>
            <w:r w:rsidRPr="00AB4C8F">
              <w:rPr>
                <w:rStyle w:val="agcmg"/>
                <w:rFonts w:ascii="General Sans" w:hAnsi="General Sans"/>
                <w:sz w:val="19"/>
                <w:szCs w:val="19"/>
                <w:lang w:val="en-US"/>
              </w:rPr>
              <w:t xml:space="preserve">pressure, or </w:t>
            </w:r>
            <w:del w:author="Kéri András" w:date="2026-10-07T08:46:00Z" w16du:dateUtc="2026-10-07T06:46:00Z" w:id="353">
              <w:r w:rsidRPr="00AB4C8F" w:rsidDel="001E2B7B">
                <w:rPr>
                  <w:rStyle w:val="agcmg"/>
                  <w:rFonts w:ascii="General Sans" w:hAnsi="General Sans"/>
                  <w:sz w:val="19"/>
                  <w:szCs w:val="19"/>
                  <w:lang w:val="en-US"/>
                </w:rPr>
                <w:delText xml:space="preserve">position </w:delText>
              </w:r>
            </w:del>
            <w:ins w:author="Kéri András" w:date="2026-10-07T08:46:00Z" w16du:dateUtc="2026-10-07T06:46:00Z" w:id="354">
              <w:r w:rsidR="001E2B7B">
                <w:rPr>
                  <w:rStyle w:val="agcmg"/>
                  <w:rFonts w:ascii="General Sans" w:hAnsi="General Sans"/>
                  <w:sz w:val="19"/>
                  <w:szCs w:val="19"/>
                  <w:lang w:val="en-US"/>
                </w:rPr>
                <w:t xml:space="preserve">the angle </w:t>
              </w:r>
            </w:ins>
            <w:r w:rsidRPr="00AB4C8F">
              <w:rPr>
                <w:rStyle w:val="agcmg"/>
                <w:rFonts w:ascii="General Sans" w:hAnsi="General Sans"/>
                <w:sz w:val="19"/>
                <w:szCs w:val="19"/>
                <w:lang w:val="en-US"/>
              </w:rPr>
              <w:t xml:space="preserve">needs </w:t>
            </w:r>
            <w:del w:author="Kéri András" w:date="2026-10-07T08:46:00Z" w16du:dateUtc="2026-10-07T06:46:00Z" w:id="355">
              <w:r w:rsidRPr="00AB4C8F" w:rsidDel="001E2B7B">
                <w:rPr>
                  <w:rStyle w:val="agcmg"/>
                  <w:rFonts w:ascii="General Sans" w:hAnsi="General Sans"/>
                  <w:sz w:val="19"/>
                  <w:szCs w:val="19"/>
                  <w:lang w:val="en-US"/>
                </w:rPr>
                <w:delText>adjustment</w:delText>
              </w:r>
            </w:del>
            <w:ins w:author="Kéri András" w:date="2026-10-07T08:46:00Z" w16du:dateUtc="2026-10-07T06:46:00Z" w:id="356">
              <w:r w:rsidR="001E2B7B">
                <w:rPr>
                  <w:rStyle w:val="agcmg"/>
                  <w:rFonts w:ascii="General Sans" w:hAnsi="General Sans"/>
                  <w:sz w:val="19"/>
                  <w:szCs w:val="19"/>
                  <w:lang w:val="en-US"/>
                </w:rPr>
                <w:t>to be adjuste</w:t>
              </w:r>
            </w:ins>
            <w:r w:rsidRPr="00AB4C8F">
              <w:rPr>
                <w:rStyle w:val="agcmg"/>
                <w:rFonts w:ascii="General Sans" w:hAnsi="General Sans"/>
                <w:sz w:val="19"/>
                <w:szCs w:val="19"/>
                <w:lang w:val="en-US"/>
              </w:rPr>
              <w:t xml:space="preserve">, while resistance means your partner should pause rather than push harder. Stay relaxed while your partner slightly </w:t>
            </w:r>
            <w:del w:author="Kéri András" w:date="2026-10-07T08:47:00Z" w16du:dateUtc="2026-10-07T06:47:00Z" w:id="357">
              <w:r w:rsidRPr="00AB4C8F" w:rsidDel="001E2B7B">
                <w:rPr>
                  <w:rStyle w:val="agcmg"/>
                  <w:rFonts w:ascii="General Sans" w:hAnsi="General Sans"/>
                  <w:sz w:val="19"/>
                  <w:szCs w:val="19"/>
                  <w:lang w:val="en-US"/>
                </w:rPr>
                <w:delText xml:space="preserve">reduces </w:delText>
              </w:r>
            </w:del>
            <w:ins w:author="Kéri András" w:date="2026-10-07T08:47:00Z" w16du:dateUtc="2026-10-07T06:47:00Z" w:id="358">
              <w:r w:rsidR="001E2B7B">
                <w:rPr>
                  <w:rStyle w:val="agcmg"/>
                  <w:rFonts w:ascii="General Sans" w:hAnsi="General Sans"/>
                  <w:sz w:val="19"/>
                  <w:szCs w:val="19"/>
                  <w:lang w:val="en-US"/>
                </w:rPr>
                <w:t xml:space="preserve">adjusts </w:t>
              </w:r>
            </w:ins>
            <w:r w:rsidRPr="00AB4C8F">
              <w:rPr>
                <w:rStyle w:val="agcmg"/>
                <w:rFonts w:ascii="General Sans" w:hAnsi="General Sans"/>
                <w:sz w:val="19"/>
                <w:szCs w:val="19"/>
                <w:lang w:val="en-US"/>
              </w:rPr>
              <w:t xml:space="preserve">pressure if needed and makes small changes in </w:t>
            </w:r>
            <w:ins w:author="Kéri András" w:date="2026-10-07T08:47:00Z" w16du:dateUtc="2026-10-07T06:47:00Z" w:id="359">
              <w:r w:rsidR="001E2B7B">
                <w:rPr>
                  <w:rStyle w:val="agcmg"/>
                  <w:rFonts w:ascii="General Sans" w:hAnsi="General Sans"/>
                  <w:sz w:val="19"/>
                  <w:szCs w:val="19"/>
                  <w:lang w:val="en-US"/>
                </w:rPr>
                <w:t xml:space="preserve">the </w:t>
              </w:r>
            </w:ins>
            <w:r w:rsidRPr="00AB4C8F">
              <w:rPr>
                <w:rStyle w:val="agcmg"/>
                <w:rFonts w:ascii="General Sans" w:hAnsi="General Sans"/>
                <w:sz w:val="19"/>
                <w:szCs w:val="19"/>
                <w:lang w:val="en-US"/>
              </w:rPr>
              <w:t xml:space="preserve">position or </w:t>
            </w:r>
            <w:ins w:author="Kéri András" w:date="2026-10-07T08:47:00Z" w16du:dateUtc="2026-10-07T06:47:00Z" w:id="360">
              <w:r w:rsidR="001E2B7B">
                <w:rPr>
                  <w:rStyle w:val="agcmg"/>
                  <w:rFonts w:ascii="General Sans" w:hAnsi="General Sans"/>
                  <w:sz w:val="19"/>
                  <w:szCs w:val="19"/>
                  <w:lang w:val="en-US"/>
                </w:rPr>
                <w:t xml:space="preserve">the angle of the </w:t>
              </w:r>
            </w:ins>
            <w:r w:rsidRPr="00AB4C8F">
              <w:rPr>
                <w:rStyle w:val="agcmg"/>
                <w:rFonts w:ascii="General Sans" w:hAnsi="General Sans"/>
                <w:sz w:val="19"/>
                <w:szCs w:val="19"/>
                <w:lang w:val="en-US"/>
              </w:rPr>
              <w:t xml:space="preserve">syringe </w:t>
            </w:r>
            <w:del w:author="Kéri András" w:date="2026-10-07T08:47:00Z" w16du:dateUtc="2026-10-07T06:47:00Z" w:id="361">
              <w:r w:rsidRPr="00AB4C8F" w:rsidDel="001E2B7B">
                <w:rPr>
                  <w:rStyle w:val="agcmg"/>
                  <w:rFonts w:ascii="General Sans" w:hAnsi="General Sans"/>
                  <w:sz w:val="19"/>
                  <w:szCs w:val="19"/>
                  <w:lang w:val="en-US"/>
                </w:rPr>
                <w:delText xml:space="preserve">angle </w:delText>
              </w:r>
            </w:del>
            <w:r w:rsidRPr="00AB4C8F">
              <w:rPr>
                <w:rStyle w:val="agcmg"/>
                <w:rFonts w:ascii="General Sans" w:hAnsi="General Sans"/>
                <w:sz w:val="19"/>
                <w:szCs w:val="19"/>
                <w:lang w:val="en-US"/>
              </w:rPr>
              <w:t>until the seal</w:t>
            </w:r>
            <w:ins w:author="Kéri András" w:date="2026-10-07T08:47:00Z" w16du:dateUtc="2026-10-07T06:47:00Z" w:id="362">
              <w:r w:rsidR="001E2B7B">
                <w:rPr>
                  <w:rStyle w:val="agcmg"/>
                  <w:rFonts w:ascii="General Sans" w:hAnsi="General Sans"/>
                  <w:sz w:val="19"/>
                  <w:szCs w:val="19"/>
                  <w:lang w:val="en-US"/>
                </w:rPr>
                <w:t>ing</w:t>
              </w:r>
            </w:ins>
            <w:r w:rsidRPr="00AB4C8F">
              <w:rPr>
                <w:rStyle w:val="agcmg"/>
                <w:rFonts w:ascii="General Sans" w:hAnsi="General Sans"/>
                <w:sz w:val="19"/>
                <w:szCs w:val="19"/>
                <w:lang w:val="en-US"/>
              </w:rPr>
              <w:t xml:space="preserve"> is stable and the solution flows more smoothly.</w:t>
            </w:r>
          </w:p>
        </w:tc>
      </w:tr>
    </w:tbl>
    <w:p w:rsidRPr="006C337E" w:rsidR="007B5C95" w:rsidP="00EA03D3" w:rsidRDefault="007B5C95" w14:paraId="49079ADD" w14:textId="77777777">
      <w:pPr>
        <w:spacing w:line="240" w:lineRule="auto"/>
        <w:rPr>
          <w:rFonts w:ascii="General Sans Semibold" w:hAnsi="General Sans Semibold" w:cs="Times New Roman"/>
          <w:b/>
          <w:bCs/>
          <w:i/>
          <w:iCs/>
          <w:color w:val="A02B93" w:themeColor="accent5"/>
        </w:rPr>
      </w:pPr>
    </w:p>
    <w:p w:rsidRPr="00AB4C8F" w:rsidR="007B5C95" w:rsidP="00EA03D3" w:rsidRDefault="007B5C95" w14:paraId="2955473E" w14:textId="77777777">
      <w:pPr>
        <w:spacing w:line="240" w:lineRule="auto"/>
        <w:rPr>
          <w:rFonts w:ascii="General Sans Semibold" w:hAnsi="General Sans Semibold" w:cs="Times New Roman"/>
          <w:b/>
          <w:bCs/>
          <w:i/>
          <w:iCs/>
          <w:color w:val="A02B93" w:themeColor="accent5"/>
          <w:lang w:val="en-US"/>
        </w:rPr>
      </w:pPr>
    </w:p>
    <w:p w:rsidRPr="00AB4C8F" w:rsidR="00F7751D" w:rsidP="00EA03D3" w:rsidRDefault="00F7751D" w14:paraId="06265C51" w14:textId="77777777">
      <w:pPr>
        <w:spacing w:line="240" w:lineRule="auto"/>
        <w:rPr>
          <w:rFonts w:ascii="General Sans Semibold" w:hAnsi="General Sans Semibold" w:cs="Times New Roman"/>
          <w:b/>
          <w:bCs/>
          <w:i/>
          <w:iCs/>
          <w:color w:val="A02B93" w:themeColor="accent5"/>
          <w:lang w:val="en-US"/>
        </w:rPr>
      </w:pPr>
    </w:p>
    <w:p w:rsidRPr="00AB4C8F" w:rsidR="00F7751D" w:rsidP="00EA03D3" w:rsidRDefault="00F7751D" w14:paraId="6A5A283D" w14:textId="77777777">
      <w:pPr>
        <w:spacing w:line="240" w:lineRule="auto"/>
        <w:rPr>
          <w:rFonts w:ascii="General Sans Semibold" w:hAnsi="General Sans Semibold" w:cs="Times New Roman"/>
          <w:b/>
          <w:bCs/>
          <w:i/>
          <w:iCs/>
          <w:color w:val="A02B93" w:themeColor="accent5"/>
          <w:lang w:val="en-US"/>
        </w:rPr>
      </w:pPr>
    </w:p>
    <w:p w:rsidRPr="00AB4C8F" w:rsidR="004F0587" w:rsidP="00EA03D3" w:rsidRDefault="004F0587" w14:paraId="3DD5DAF4" w14:textId="43CCF810">
      <w:pPr>
        <w:spacing w:line="240" w:lineRule="auto"/>
        <w:rPr>
          <w:color w:val="A02B93" w:themeColor="accent5"/>
          <w:lang w:val="en-US"/>
        </w:rPr>
      </w:pPr>
      <w:r w:rsidRPr="00AB4C8F">
        <w:rPr>
          <w:rFonts w:ascii="General Sans Semibold" w:hAnsi="General Sans Semibold" w:cs="Times New Roman"/>
          <w:b/>
          <w:bCs/>
          <w:i/>
          <w:iCs/>
          <w:color w:val="A02B93" w:themeColor="accent5"/>
          <w:lang w:val="en-US"/>
        </w:rPr>
        <w:t>Detailed instructions: Partner-assisted instillation</w:t>
      </w:r>
    </w:p>
    <w:p w:rsidRPr="00AB4C8F" w:rsidR="00ED411E" w:rsidP="004F0587" w:rsidRDefault="00ED411E" w14:paraId="58D8B12F" w14:textId="77777777">
      <w:pPr>
        <w:rPr>
          <w:rFonts w:ascii="General Sans" w:hAnsi="General Sans"/>
          <w:lang w:val="en-US"/>
        </w:rPr>
      </w:pPr>
    </w:p>
    <w:p w:rsidRPr="00AB4C8F" w:rsidR="00ED411E" w:rsidP="6937F334" w:rsidRDefault="00ED411E" w14:paraId="302E99E6" w14:textId="4533A5F2">
      <w:pPr>
        <w:pStyle w:val="Cmsor2"/>
        <w:numPr>
          <w:ilvl w:val="0"/>
          <w:numId w:val="31"/>
        </w:numPr>
        <w:rPr>
          <w:rFonts w:ascii="General Sans Semibold" w:hAnsi="General Sans Semibold" w:eastAsia="Times New Roman"/>
          <w:b w:val="1"/>
          <w:bCs w:val="1"/>
          <w:color w:val="156082" w:themeColor="accent1"/>
          <w:sz w:val="28"/>
          <w:szCs w:val="28"/>
          <w:lang w:val="hu-HU"/>
        </w:rPr>
      </w:pPr>
      <w:bookmarkStart w:name="_Prepare_the_equipment_2" w:id="363"/>
      <w:bookmarkStart w:name="OLE_LINK30" w:id="364"/>
      <w:bookmarkEnd w:id="363"/>
      <w:r w:rsidRPr="6937F334" w:rsidR="00ED411E">
        <w:rPr>
          <w:rFonts w:ascii="General Sans Semibold" w:hAnsi="General Sans Semibold" w:eastAsia="Times New Roman"/>
          <w:b w:val="1"/>
          <w:bCs w:val="1"/>
          <w:color w:val="156082" w:themeColor="accent1" w:themeTint="FF" w:themeShade="FF"/>
          <w:sz w:val="28"/>
          <w:szCs w:val="28"/>
          <w:lang w:val="hu-HU"/>
        </w:rPr>
        <w:t>Prepare the equipment and environment</w:t>
      </w:r>
      <w:r w:rsidRPr="6937F334" w:rsidR="005E4C88">
        <w:rPr>
          <w:rFonts w:ascii="General Sans Semibold" w:hAnsi="General Sans Semibold" w:eastAsia="Times New Roman"/>
          <w:b w:val="1"/>
          <w:bCs w:val="1"/>
          <w:color w:val="156082" w:themeColor="accent1" w:themeTint="FF" w:themeShade="FF"/>
          <w:sz w:val="28"/>
          <w:szCs w:val="28"/>
          <w:lang w:val="hu-HU"/>
        </w:rPr>
        <w:t xml:space="preserve"> </w:t>
      </w:r>
      <w:r w:rsidRPr="6937F334" w:rsidR="005E4C88">
        <w:rPr>
          <w:rFonts w:ascii="General Sans Semibold" w:hAnsi="General Sans Semibold" w:eastAsia="Times New Roman"/>
          <w:b w:val="1"/>
          <w:bCs w:val="1"/>
          <w:color w:val="FFFFFF" w:themeColor="background1" w:themeTint="FF" w:themeShade="FF"/>
          <w:sz w:val="28"/>
          <w:szCs w:val="28"/>
          <w:lang w:val="hu-HU"/>
        </w:rPr>
        <w:t>..</w:t>
      </w:r>
    </w:p>
    <w:p w:rsidRPr="00AB4C8F" w:rsidR="00ED411E" w:rsidP="004F0587" w:rsidRDefault="00ED411E" w14:paraId="60D84526" w14:textId="01B1A756">
      <w:pPr>
        <w:spacing w:before="100" w:beforeAutospacing="1" w:after="100" w:afterAutospacing="1"/>
        <w:jc w:val="both"/>
        <w:rPr>
          <w:rFonts w:ascii="General Sans" w:hAnsi="General Sans"/>
          <w:lang w:val="en-US"/>
        </w:rPr>
      </w:pPr>
      <w:r w:rsidRPr="00AB4C8F">
        <w:rPr>
          <w:rFonts w:ascii="General Sans" w:hAnsi="General Sans"/>
          <w:lang w:val="en-US"/>
        </w:rPr>
        <w:t xml:space="preserve">Empty your bladder </w:t>
      </w:r>
      <w:del w:author="Kéri András" w:date="2026-10-07T09:17:00Z" w16du:dateUtc="2026-10-07T07:17:00Z" w:id="365">
        <w:r w:rsidRPr="00AB4C8F" w:rsidDel="00704551">
          <w:rPr>
            <w:rFonts w:ascii="General Sans" w:hAnsi="General Sans"/>
            <w:lang w:val="en-US"/>
          </w:rPr>
          <w:delText xml:space="preserve">immediately </w:delText>
        </w:r>
      </w:del>
      <w:r w:rsidRPr="00AB4C8F">
        <w:rPr>
          <w:rFonts w:ascii="General Sans" w:hAnsi="General Sans"/>
          <w:lang w:val="en-US"/>
        </w:rPr>
        <w:t>before preparing for the instillation.</w:t>
      </w:r>
    </w:p>
    <w:p w:rsidRPr="00AB4C8F" w:rsidR="00ED411E" w:rsidP="004F0587" w:rsidRDefault="00ED411E" w14:paraId="63E1BE96" w14:textId="0DE0953D">
      <w:pPr>
        <w:spacing w:before="100" w:beforeAutospacing="1" w:after="100" w:afterAutospacing="1"/>
        <w:jc w:val="both"/>
        <w:rPr>
          <w:rFonts w:ascii="General Sans" w:hAnsi="General Sans"/>
          <w:lang w:val="en-US"/>
        </w:rPr>
      </w:pPr>
      <w:r w:rsidRPr="00AB4C8F">
        <w:rPr>
          <w:rFonts w:ascii="General Sans" w:hAnsi="General Sans"/>
          <w:lang w:val="en-US"/>
        </w:rPr>
        <w:t xml:space="preserve">Before you begin, both you and your partner </w:t>
      </w:r>
      <w:del w:author="Kéri András" w:date="2026-10-07T09:17:00Z" w16du:dateUtc="2026-10-07T07:17:00Z" w:id="366">
        <w:r w:rsidRPr="00AB4C8F" w:rsidDel="00704551">
          <w:rPr>
            <w:rFonts w:ascii="General Sans" w:hAnsi="General Sans"/>
            <w:lang w:val="en-US"/>
          </w:rPr>
          <w:delText xml:space="preserve">should </w:delText>
        </w:r>
      </w:del>
      <w:ins w:author="Kéri András" w:date="2026-10-07T09:17:00Z" w16du:dateUtc="2026-10-07T07:17:00Z" w:id="367">
        <w:r w:rsidR="00704551">
          <w:rPr>
            <w:rFonts w:ascii="General Sans" w:hAnsi="General Sans"/>
            <w:lang w:val="en-US"/>
          </w:rPr>
          <w:t xml:space="preserve">must </w:t>
        </w:r>
      </w:ins>
      <w:r w:rsidRPr="00AB4C8F">
        <w:rPr>
          <w:rFonts w:ascii="General Sans" w:hAnsi="General Sans"/>
          <w:lang w:val="en-US"/>
        </w:rPr>
        <w:t>wash your hands thoroughly. Prepare everything you will need in advance so the instillation can be completed without interrupting the procedure.</w:t>
      </w:r>
    </w:p>
    <w:p w:rsidRPr="00AB4C8F" w:rsidR="00ED411E" w:rsidP="004F0587" w:rsidRDefault="00704551" w14:paraId="66595D07" w14:textId="57856588">
      <w:pPr>
        <w:spacing w:before="100" w:beforeAutospacing="1" w:after="100" w:afterAutospacing="1"/>
        <w:jc w:val="both"/>
        <w:rPr>
          <w:rFonts w:ascii="General Sans" w:hAnsi="General Sans"/>
          <w:lang w:val="en-US"/>
        </w:rPr>
      </w:pPr>
      <w:ins w:author="Kéri András" w:date="2026-10-07T09:18:00Z" w16du:dateUtc="2026-10-07T07:18:00Z" w:id="368">
        <w:r>
          <w:rPr>
            <w:rFonts w:ascii="General Sans" w:hAnsi="General Sans"/>
            <w:lang w:val="en-US"/>
          </w:rPr>
          <w:t xml:space="preserve">Prepare before the instillation: </w:t>
        </w:r>
      </w:ins>
      <w:del w:author="Kéri András" w:date="2026-10-07T09:18:00Z" w16du:dateUtc="2026-10-07T07:18:00Z" w:id="369">
        <w:r w:rsidRPr="00AB4C8F" w:rsidDel="00704551" w:rsidR="00ED411E">
          <w:rPr>
            <w:rFonts w:ascii="General Sans" w:hAnsi="General Sans"/>
            <w:lang w:val="en-US"/>
          </w:rPr>
          <w:delText>Have the following ready:</w:delText>
        </w:r>
      </w:del>
    </w:p>
    <w:p w:rsidRPr="00AB4C8F" w:rsidR="00ED411E" w:rsidP="004F0587" w:rsidRDefault="00ED411E" w14:paraId="0D52BBE6" w14:textId="23FE9AED">
      <w:pPr>
        <w:numPr>
          <w:ilvl w:val="0"/>
          <w:numId w:val="26"/>
        </w:numPr>
        <w:spacing w:before="100" w:beforeAutospacing="1" w:after="80" w:line="240" w:lineRule="auto"/>
        <w:ind w:left="714" w:hanging="357"/>
        <w:jc w:val="both"/>
        <w:rPr>
          <w:rFonts w:ascii="General Sans" w:hAnsi="General Sans"/>
          <w:lang w:val="en-US"/>
        </w:rPr>
      </w:pPr>
      <w:r w:rsidRPr="00AB4C8F">
        <w:rPr>
          <w:rFonts w:ascii="General Sans" w:hAnsi="General Sans"/>
          <w:lang w:val="en-US"/>
        </w:rPr>
        <w:t xml:space="preserve">the </w:t>
      </w:r>
      <w:del w:author="Kéri András" w:date="2026-10-07T09:18:00Z" w16du:dateUtc="2026-10-07T07:18:00Z" w:id="370">
        <w:r w:rsidRPr="00AB4C8F" w:rsidDel="00704551">
          <w:rPr>
            <w:rFonts w:ascii="General Sans" w:hAnsi="General Sans"/>
            <w:lang w:val="en-US"/>
          </w:rPr>
          <w:delText xml:space="preserve">prepared </w:delText>
        </w:r>
      </w:del>
      <w:r w:rsidRPr="00AB4C8F">
        <w:rPr>
          <w:rFonts w:ascii="General Sans" w:hAnsi="General Sans"/>
          <w:lang w:val="en-US"/>
        </w:rPr>
        <w:t>syringe containing the prescribed bladder instillation solution, with the UroDapter already attached</w:t>
      </w:r>
      <w:ins w:author="Kéri András" w:date="2026-10-07T09:18:00Z" w16du:dateUtc="2026-10-07T07:18:00Z" w:id="371">
        <w:r w:rsidR="00704551">
          <w:rPr>
            <w:rFonts w:ascii="General Sans" w:hAnsi="General Sans"/>
            <w:lang w:val="en-US"/>
          </w:rPr>
          <w:t xml:space="preserve"> to it</w:t>
        </w:r>
      </w:ins>
      <w:r w:rsidRPr="00AB4C8F">
        <w:rPr>
          <w:rFonts w:ascii="General Sans" w:hAnsi="General Sans"/>
          <w:lang w:val="en-US"/>
        </w:rPr>
        <w:t xml:space="preserve">; </w:t>
      </w:r>
    </w:p>
    <w:p w:rsidRPr="00AB4C8F" w:rsidR="00ED411E" w:rsidP="004F0587" w:rsidRDefault="00ED411E" w14:paraId="39FF1EAD" w14:textId="4950BF20">
      <w:pPr>
        <w:numPr>
          <w:ilvl w:val="0"/>
          <w:numId w:val="26"/>
        </w:numPr>
        <w:spacing w:before="100" w:beforeAutospacing="1" w:after="80" w:line="240" w:lineRule="auto"/>
        <w:ind w:left="714" w:hanging="357"/>
        <w:jc w:val="both"/>
        <w:rPr>
          <w:rFonts w:ascii="General Sans" w:hAnsi="General Sans"/>
          <w:lang w:val="en-US"/>
        </w:rPr>
      </w:pPr>
      <w:r w:rsidRPr="00AB4C8F">
        <w:rPr>
          <w:rFonts w:ascii="General Sans" w:hAnsi="General Sans"/>
          <w:lang w:val="en-US"/>
        </w:rPr>
        <w:t xml:space="preserve">disinfectant swabs or other suitable disinfectant material, </w:t>
      </w:r>
      <w:del w:author="Kéri András" w:date="2026-10-07T09:18:00Z" w16du:dateUtc="2026-10-07T07:18:00Z" w:id="372">
        <w:r w:rsidRPr="00AB4C8F" w:rsidDel="00704551">
          <w:rPr>
            <w:rFonts w:ascii="General Sans" w:hAnsi="General Sans"/>
            <w:lang w:val="en-US"/>
          </w:rPr>
          <w:delText xml:space="preserve">prepared and </w:delText>
        </w:r>
      </w:del>
      <w:r w:rsidRPr="00AB4C8F">
        <w:rPr>
          <w:rFonts w:ascii="General Sans" w:hAnsi="General Sans"/>
          <w:lang w:val="en-US"/>
        </w:rPr>
        <w:t xml:space="preserve">within </w:t>
      </w:r>
      <w:del w:author="Kéri András" w:date="2026-10-07T09:18:00Z" w16du:dateUtc="2026-10-07T07:18:00Z" w:id="373">
        <w:r w:rsidRPr="00AB4C8F" w:rsidDel="00704551">
          <w:rPr>
            <w:rFonts w:ascii="General Sans" w:hAnsi="General Sans"/>
            <w:lang w:val="en-US"/>
          </w:rPr>
          <w:delText xml:space="preserve">easy </w:delText>
        </w:r>
      </w:del>
      <w:r w:rsidRPr="00AB4C8F">
        <w:rPr>
          <w:rFonts w:ascii="General Sans" w:hAnsi="General Sans"/>
          <w:lang w:val="en-US"/>
        </w:rPr>
        <w:t xml:space="preserve">reach; </w:t>
      </w:r>
    </w:p>
    <w:p w:rsidRPr="00AB4C8F" w:rsidR="00ED411E" w:rsidP="004F0587" w:rsidRDefault="00ED411E" w14:paraId="0B48AE90" w14:textId="77777777">
      <w:pPr>
        <w:numPr>
          <w:ilvl w:val="0"/>
          <w:numId w:val="26"/>
        </w:numPr>
        <w:spacing w:before="100" w:beforeAutospacing="1" w:after="80" w:line="240" w:lineRule="auto"/>
        <w:ind w:left="714" w:hanging="357"/>
        <w:jc w:val="both"/>
        <w:rPr>
          <w:rFonts w:ascii="General Sans" w:hAnsi="General Sans"/>
          <w:lang w:val="en-US"/>
        </w:rPr>
      </w:pPr>
      <w:r w:rsidRPr="00AB4C8F">
        <w:rPr>
          <w:rFonts w:ascii="General Sans" w:hAnsi="General Sans"/>
          <w:lang w:val="en-US"/>
        </w:rPr>
        <w:t xml:space="preserve">good lighting so your partner can clearly see the urethral area; </w:t>
      </w:r>
    </w:p>
    <w:p w:rsidRPr="00AB4C8F" w:rsidR="00ED411E" w:rsidP="004F0587" w:rsidRDefault="00ED411E" w14:paraId="7E5D8A5F" w14:textId="77777777">
      <w:pPr>
        <w:numPr>
          <w:ilvl w:val="0"/>
          <w:numId w:val="26"/>
        </w:numPr>
        <w:spacing w:before="100" w:beforeAutospacing="1" w:after="80" w:line="240" w:lineRule="auto"/>
        <w:ind w:left="714" w:hanging="357"/>
        <w:jc w:val="both"/>
        <w:rPr>
          <w:rFonts w:ascii="General Sans" w:hAnsi="General Sans"/>
          <w:lang w:val="en-US"/>
        </w:rPr>
      </w:pPr>
      <w:r w:rsidRPr="00AB4C8F">
        <w:rPr>
          <w:rFonts w:ascii="General Sans" w:hAnsi="General Sans"/>
          <w:lang w:val="en-US"/>
        </w:rPr>
        <w:t xml:space="preserve">tissues, paper towels, or another absorbent material in case of minor leakage; </w:t>
      </w:r>
    </w:p>
    <w:p w:rsidRPr="00AB4C8F" w:rsidR="00ED411E" w:rsidP="004F0587" w:rsidRDefault="00ED411E" w14:paraId="65926A53" w14:textId="77777777">
      <w:pPr>
        <w:numPr>
          <w:ilvl w:val="0"/>
          <w:numId w:val="26"/>
        </w:numPr>
        <w:spacing w:before="100" w:beforeAutospacing="1" w:after="100" w:afterAutospacing="1" w:line="240" w:lineRule="auto"/>
        <w:jc w:val="both"/>
        <w:rPr>
          <w:rFonts w:ascii="General Sans" w:hAnsi="General Sans"/>
          <w:lang w:val="en-US"/>
        </w:rPr>
      </w:pPr>
      <w:r w:rsidRPr="00AB4C8F">
        <w:rPr>
          <w:rFonts w:ascii="General Sans" w:hAnsi="General Sans"/>
          <w:lang w:val="en-US"/>
        </w:rPr>
        <w:t xml:space="preserve">pillows, cushions, or folded towels if needed to help achieve a comfortable and stable position. </w:t>
      </w:r>
    </w:p>
    <w:p w:rsidRPr="00AB4C8F" w:rsidR="00ED411E" w:rsidP="004F0587" w:rsidRDefault="00ED411E" w14:paraId="3D05F01B" w14:textId="538084D3">
      <w:pPr>
        <w:spacing w:before="100" w:beforeAutospacing="1" w:after="100" w:afterAutospacing="1"/>
        <w:jc w:val="both"/>
        <w:rPr>
          <w:rFonts w:ascii="General Sans" w:hAnsi="General Sans"/>
          <w:lang w:val="en-US"/>
        </w:rPr>
      </w:pPr>
      <w:r w:rsidRPr="00AB4C8F">
        <w:rPr>
          <w:rFonts w:ascii="General Sans" w:hAnsi="General Sans"/>
          <w:lang w:val="en-US"/>
        </w:rPr>
        <w:t xml:space="preserve">After attaching the UroDapter to the syringe, </w:t>
      </w:r>
      <w:del w:author="Kéri András" w:date="2026-10-07T09:19:00Z" w16du:dateUtc="2026-10-07T07:19:00Z" w:id="374">
        <w:r w:rsidRPr="00AB4C8F" w:rsidDel="00704551">
          <w:rPr>
            <w:rFonts w:ascii="General Sans Semibold" w:hAnsi="General Sans Semibold"/>
            <w:b/>
            <w:bCs/>
            <w:color w:val="156082" w:themeColor="accent1"/>
            <w:lang w:val="en-US"/>
          </w:rPr>
          <w:delText xml:space="preserve">place </w:delText>
        </w:r>
      </w:del>
      <w:ins w:author="Kéri András" w:date="2026-10-07T09:19:00Z" w16du:dateUtc="2026-10-07T07:19:00Z" w:id="375">
        <w:r w:rsidR="00704551">
          <w:rPr>
            <w:rFonts w:ascii="General Sans Semibold" w:hAnsi="General Sans Semibold"/>
            <w:b/>
            <w:bCs/>
            <w:color w:val="156082" w:themeColor="accent1"/>
            <w:lang w:val="en-US"/>
          </w:rPr>
          <w:t xml:space="preserve">put </w:t>
        </w:r>
      </w:ins>
      <w:r w:rsidRPr="00AB4C8F">
        <w:rPr>
          <w:rFonts w:ascii="General Sans Semibold" w:hAnsi="General Sans Semibold"/>
          <w:b/>
          <w:bCs/>
          <w:color w:val="156082" w:themeColor="accent1"/>
          <w:lang w:val="en-US"/>
        </w:rPr>
        <w:t>the assembled syringe down in a way that keeps the UroDapter clean and sterile</w:t>
      </w:r>
      <w:r w:rsidRPr="00AB4C8F">
        <w:rPr>
          <w:rFonts w:ascii="General Sans" w:hAnsi="General Sans"/>
          <w:color w:val="156082" w:themeColor="accent1"/>
          <w:lang w:val="en-US"/>
        </w:rPr>
        <w:t xml:space="preserve"> </w:t>
      </w:r>
      <w:r w:rsidRPr="00AB4C8F">
        <w:rPr>
          <w:rFonts w:ascii="General Sans" w:hAnsi="General Sans"/>
          <w:lang w:val="en-US"/>
        </w:rPr>
        <w:t xml:space="preserve">until you are ready to use it. </w:t>
      </w:r>
      <w:del w:author="Kéri András" w:date="2026-10-07T09:19:00Z" w16du:dateUtc="2026-10-07T07:19:00Z" w:id="376">
        <w:r w:rsidRPr="00AB4C8F" w:rsidDel="00704551">
          <w:rPr>
            <w:rFonts w:ascii="General Sans" w:hAnsi="General Sans"/>
            <w:lang w:val="en-US"/>
          </w:rPr>
          <w:delText xml:space="preserve">Avoid allowing the </w:delText>
        </w:r>
      </w:del>
      <w:ins w:author="Kéri András" w:date="2026-10-07T09:19:00Z" w16du:dateUtc="2026-10-07T07:19:00Z" w:id="377">
        <w:r w:rsidR="00704551">
          <w:rPr>
            <w:rFonts w:ascii="General Sans" w:hAnsi="General Sans"/>
            <w:lang w:val="en-US"/>
          </w:rPr>
          <w:t xml:space="preserve">Prevent the </w:t>
        </w:r>
      </w:ins>
      <w:r w:rsidRPr="00AB4C8F">
        <w:rPr>
          <w:rFonts w:ascii="General Sans" w:hAnsi="General Sans"/>
          <w:lang w:val="en-US"/>
        </w:rPr>
        <w:t xml:space="preserve">UroDapter tip </w:t>
      </w:r>
      <w:del w:author="Kéri András" w:date="2026-10-07T09:19:00Z" w16du:dateUtc="2026-10-07T07:19:00Z" w:id="378">
        <w:r w:rsidRPr="00AB4C8F" w:rsidDel="00704551">
          <w:rPr>
            <w:rFonts w:ascii="General Sans" w:hAnsi="General Sans"/>
            <w:lang w:val="en-US"/>
          </w:rPr>
          <w:delText xml:space="preserve">to touch </w:delText>
        </w:r>
      </w:del>
      <w:ins w:author="Kéri András" w:date="2026-10-07T09:19:00Z" w16du:dateUtc="2026-10-07T07:19:00Z" w:id="379">
        <w:r w:rsidR="00704551">
          <w:rPr>
            <w:rFonts w:ascii="General Sans" w:hAnsi="General Sans"/>
            <w:lang w:val="en-US"/>
          </w:rPr>
          <w:t xml:space="preserve">contacting </w:t>
        </w:r>
      </w:ins>
      <w:r w:rsidRPr="00AB4C8F">
        <w:rPr>
          <w:rFonts w:ascii="General Sans" w:hAnsi="General Sans"/>
          <w:lang w:val="en-US"/>
        </w:rPr>
        <w:t>non-sterile surfaces.</w:t>
      </w:r>
    </w:p>
    <w:p w:rsidRPr="00AB4C8F" w:rsidR="00ED411E" w:rsidP="004F0587" w:rsidRDefault="00ED411E" w14:paraId="27D9229D" w14:textId="77777777">
      <w:pPr>
        <w:spacing w:before="100" w:beforeAutospacing="1" w:after="100" w:afterAutospacing="1"/>
        <w:jc w:val="both"/>
        <w:rPr>
          <w:rFonts w:ascii="General Sans" w:hAnsi="General Sans"/>
          <w:lang w:val="en-US"/>
        </w:rPr>
      </w:pPr>
      <w:r w:rsidRPr="00AB4C8F">
        <w:rPr>
          <w:rFonts w:ascii="General Sans" w:hAnsi="General Sans"/>
          <w:lang w:val="en-US"/>
        </w:rPr>
        <w:t>Arrange the equipment so that your partner can reach everything easily while you remain in position. A calm, well-lit environment and having everything prepared in advance can make the procedure easier and allow both of you to focus on positioning, relaxation, and correct placement of the UroDapter.</w:t>
      </w:r>
    </w:p>
    <w:bookmarkEnd w:id="324"/>
    <w:bookmarkEnd w:id="364"/>
    <w:p w:rsidRPr="00AB4C8F" w:rsidR="00ED411E" w:rsidP="004F0587" w:rsidRDefault="00ED411E" w14:paraId="4EB1A94B" w14:textId="77777777">
      <w:pPr>
        <w:jc w:val="both"/>
        <w:rPr>
          <w:rFonts w:ascii="General Sans" w:hAnsi="General Sans"/>
          <w:lang w:val="en-US"/>
        </w:rPr>
      </w:pPr>
    </w:p>
    <w:p w:rsidRPr="00AB4C8F" w:rsidR="00ED411E" w:rsidP="6937F334" w:rsidRDefault="00ED411E" w14:paraId="10B88AED" w14:textId="57270DED">
      <w:pPr>
        <w:pStyle w:val="Cmsor2"/>
        <w:numPr>
          <w:ilvl w:val="0"/>
          <w:numId w:val="31"/>
        </w:numPr>
        <w:rPr>
          <w:rFonts w:ascii="General Sans Semibold" w:hAnsi="General Sans Semibold" w:eastAsia="Times New Roman"/>
          <w:b w:val="1"/>
          <w:bCs w:val="1"/>
          <w:color w:val="156082" w:themeColor="accent1"/>
          <w:sz w:val="28"/>
          <w:szCs w:val="28"/>
          <w:lang w:val="hu-HU"/>
        </w:rPr>
      </w:pPr>
      <w:bookmarkStart w:name="_Choose_and_set_1" w:id="380"/>
      <w:bookmarkStart w:name="OLE_LINK22" w:id="381"/>
      <w:bookmarkEnd w:id="380"/>
      <w:r w:rsidRPr="6937F334" w:rsidR="00ED411E">
        <w:rPr>
          <w:rFonts w:ascii="General Sans Semibold" w:hAnsi="General Sans Semibold" w:eastAsia="Times New Roman"/>
          <w:b w:val="1"/>
          <w:bCs w:val="1"/>
          <w:color w:val="156082" w:themeColor="accent1" w:themeTint="FF" w:themeShade="FF"/>
          <w:sz w:val="28"/>
          <w:szCs w:val="28"/>
          <w:lang w:val="hu-HU"/>
        </w:rPr>
        <w:t>Choose and set up your position</w:t>
      </w:r>
      <w:r w:rsidRPr="6937F334" w:rsidR="005E4C88">
        <w:rPr>
          <w:rFonts w:ascii="General Sans Semibold" w:hAnsi="General Sans Semibold" w:eastAsia="Times New Roman"/>
          <w:b w:val="1"/>
          <w:bCs w:val="1"/>
          <w:color w:val="156082" w:themeColor="accent1" w:themeTint="FF" w:themeShade="FF"/>
          <w:sz w:val="28"/>
          <w:szCs w:val="28"/>
          <w:lang w:val="hu-HU"/>
        </w:rPr>
        <w:t xml:space="preserve"> </w:t>
      </w:r>
      <w:r w:rsidRPr="6937F334" w:rsidR="005E4C88">
        <w:rPr>
          <w:rFonts w:ascii="General Sans Semibold" w:hAnsi="General Sans Semibold" w:eastAsia="Times New Roman"/>
          <w:b w:val="1"/>
          <w:bCs w:val="1"/>
          <w:color w:val="FFFFFF" w:themeColor="background1" w:themeTint="FF" w:themeShade="FF"/>
          <w:sz w:val="28"/>
          <w:szCs w:val="28"/>
          <w:lang w:val="hu-HU"/>
        </w:rPr>
        <w:t>..</w:t>
      </w:r>
    </w:p>
    <w:bookmarkEnd w:id="381"/>
    <w:p w:rsidRPr="00AB4C8F" w:rsidR="00ED411E" w:rsidP="004F0587" w:rsidRDefault="00ED411E" w14:paraId="772A1E7F" w14:textId="04EC9399">
      <w:pPr>
        <w:spacing w:before="100" w:beforeAutospacing="1" w:after="100" w:afterAutospacing="1"/>
        <w:jc w:val="both"/>
        <w:rPr>
          <w:rFonts w:ascii="General Sans" w:hAnsi="General Sans"/>
          <w:lang w:val="en-US"/>
        </w:rPr>
      </w:pPr>
      <w:r w:rsidRPr="00AB4C8F">
        <w:rPr>
          <w:rFonts w:ascii="General Sans" w:hAnsi="General Sans"/>
          <w:lang w:val="en-US"/>
        </w:rPr>
        <w:t xml:space="preserve">Choose a lying position, or a </w:t>
      </w:r>
      <w:r w:rsidRPr="00AB4C8F" w:rsidR="003D0F83">
        <w:rPr>
          <w:rFonts w:ascii="General Sans" w:hAnsi="General Sans"/>
          <w:lang w:val="en-US"/>
        </w:rPr>
        <w:t>semi-</w:t>
      </w:r>
      <w:r w:rsidRPr="00AB4C8F">
        <w:rPr>
          <w:rFonts w:ascii="General Sans" w:hAnsi="General Sans"/>
          <w:lang w:val="en-US"/>
        </w:rPr>
        <w:t>reclined position if that is more comfortable, that gives your partner clear access to the urethral area while allowing you to remain stable and relaxed.</w:t>
      </w:r>
    </w:p>
    <w:p w:rsidRPr="00AB4C8F" w:rsidR="00ED411E" w:rsidP="004F0587" w:rsidRDefault="00ED411E" w14:paraId="25E0E02E" w14:textId="59298A41">
      <w:pPr>
        <w:spacing w:before="100" w:beforeAutospacing="1" w:after="100" w:afterAutospacing="1"/>
        <w:jc w:val="both"/>
        <w:rPr>
          <w:rFonts w:ascii="General Sans" w:hAnsi="General Sans"/>
          <w:lang w:val="en-US"/>
        </w:rPr>
      </w:pPr>
      <w:r w:rsidRPr="00AB4C8F">
        <w:rPr>
          <w:rFonts w:ascii="General Sans" w:hAnsi="General Sans"/>
          <w:lang w:val="en-US"/>
        </w:rPr>
        <w:t>Most successful users described performing the instillation while lying</w:t>
      </w:r>
      <w:del w:author="Kéri András" w:date="2026-10-07T09:20:00Z" w16du:dateUtc="2026-10-07T07:20:00Z" w:id="382">
        <w:r w:rsidRPr="00AB4C8F" w:rsidDel="00704551">
          <w:rPr>
            <w:rFonts w:ascii="General Sans" w:hAnsi="General Sans"/>
            <w:lang w:val="en-US"/>
          </w:rPr>
          <w:delText xml:space="preserve"> down</w:delText>
        </w:r>
      </w:del>
      <w:r w:rsidRPr="00AB4C8F">
        <w:rPr>
          <w:rFonts w:ascii="General Sans" w:hAnsi="General Sans"/>
          <w:lang w:val="en-US"/>
        </w:rPr>
        <w:t xml:space="preserve">. Some preferred slight support under the head or upper body, while others lay almost flat. There is no single correct </w:t>
      </w:r>
      <w:del w:author="Kéri András" w:date="2026-10-07T09:21:00Z" w16du:dateUtc="2026-10-07T07:21:00Z" w:id="383">
        <w:r w:rsidRPr="00AB4C8F" w:rsidDel="00704551">
          <w:rPr>
            <w:rFonts w:ascii="General Sans" w:hAnsi="General Sans"/>
            <w:lang w:val="en-US"/>
          </w:rPr>
          <w:delText xml:space="preserve">upper-body </w:delText>
        </w:r>
      </w:del>
      <w:r w:rsidRPr="00AB4C8F">
        <w:rPr>
          <w:rFonts w:ascii="General Sans" w:hAnsi="General Sans"/>
          <w:lang w:val="en-US"/>
        </w:rPr>
        <w:t>angle—the aim is to find a position that gives your partner good visibility and access while allowing you to relax your pelvic muscles comfortably.</w:t>
      </w:r>
    </w:p>
    <w:p w:rsidRPr="00AB4C8F" w:rsidR="00ED411E" w:rsidP="004F0587" w:rsidRDefault="00ED411E" w14:paraId="3F0509B8" w14:textId="77777777">
      <w:pPr>
        <w:spacing w:before="100" w:beforeAutospacing="1" w:after="100" w:afterAutospacing="1"/>
        <w:jc w:val="both"/>
        <w:rPr>
          <w:rFonts w:ascii="General Sans" w:hAnsi="General Sans"/>
          <w:lang w:val="en-US"/>
        </w:rPr>
      </w:pPr>
      <w:r w:rsidRPr="00AB4C8F">
        <w:rPr>
          <w:rFonts w:ascii="General Sans" w:hAnsi="General Sans"/>
          <w:lang w:val="en-US"/>
        </w:rPr>
        <w:t>Make sure that:</w:t>
      </w:r>
    </w:p>
    <w:p w:rsidRPr="00AB4C8F" w:rsidR="00ED411E" w:rsidP="004F0587" w:rsidRDefault="00ED411E" w14:paraId="3F52BCD9" w14:textId="77777777">
      <w:pPr>
        <w:numPr>
          <w:ilvl w:val="0"/>
          <w:numId w:val="27"/>
        </w:numPr>
        <w:spacing w:before="100" w:beforeAutospacing="1" w:after="80" w:line="240" w:lineRule="auto"/>
        <w:ind w:left="714" w:hanging="357"/>
        <w:jc w:val="both"/>
        <w:rPr>
          <w:rFonts w:ascii="General Sans" w:hAnsi="General Sans"/>
          <w:lang w:val="en-US"/>
        </w:rPr>
      </w:pPr>
      <w:r w:rsidRPr="00AB4C8F">
        <w:rPr>
          <w:rFonts w:ascii="General Sans" w:hAnsi="General Sans"/>
          <w:lang w:val="en-US"/>
        </w:rPr>
        <w:t xml:space="preserve">you can comfortably separate your legs; </w:t>
      </w:r>
    </w:p>
    <w:p w:rsidRPr="00AB4C8F" w:rsidR="00ED411E" w:rsidP="004F0587" w:rsidRDefault="00ED411E" w14:paraId="6423A4FA" w14:textId="77777777">
      <w:pPr>
        <w:numPr>
          <w:ilvl w:val="0"/>
          <w:numId w:val="27"/>
        </w:numPr>
        <w:spacing w:before="100" w:beforeAutospacing="1" w:after="80" w:line="240" w:lineRule="auto"/>
        <w:ind w:left="714" w:hanging="357"/>
        <w:jc w:val="both"/>
        <w:rPr>
          <w:rFonts w:ascii="General Sans" w:hAnsi="General Sans"/>
          <w:lang w:val="en-US"/>
        </w:rPr>
      </w:pPr>
      <w:r w:rsidRPr="00AB4C8F">
        <w:rPr>
          <w:rFonts w:ascii="General Sans" w:hAnsi="General Sans"/>
          <w:lang w:val="en-US"/>
        </w:rPr>
        <w:t xml:space="preserve">your partner can clearly see and reach the urethral area without straining; </w:t>
      </w:r>
    </w:p>
    <w:p w:rsidRPr="00AB4C8F" w:rsidR="00ED411E" w:rsidP="004F0587" w:rsidRDefault="00ED411E" w14:paraId="467CE3FC" w14:textId="77777777">
      <w:pPr>
        <w:numPr>
          <w:ilvl w:val="0"/>
          <w:numId w:val="27"/>
        </w:numPr>
        <w:spacing w:before="100" w:beforeAutospacing="1" w:after="80" w:line="240" w:lineRule="auto"/>
        <w:ind w:left="714" w:hanging="357"/>
        <w:jc w:val="both"/>
        <w:rPr>
          <w:rFonts w:ascii="General Sans" w:hAnsi="General Sans"/>
          <w:lang w:val="en-US"/>
        </w:rPr>
      </w:pPr>
      <w:r w:rsidRPr="00AB4C8F">
        <w:rPr>
          <w:rFonts w:ascii="General Sans" w:hAnsi="General Sans"/>
          <w:lang w:val="en-US"/>
        </w:rPr>
        <w:t xml:space="preserve">your partner has enough space to hold the UroDapter and syringe steadily; </w:t>
      </w:r>
    </w:p>
    <w:p w:rsidRPr="00AB4C8F" w:rsidR="00ED411E" w:rsidP="004F0587" w:rsidRDefault="00ED411E" w14:paraId="40431A3B" w14:textId="63D419B6">
      <w:pPr>
        <w:numPr>
          <w:ilvl w:val="0"/>
          <w:numId w:val="27"/>
        </w:numPr>
        <w:spacing w:before="100" w:beforeAutospacing="1" w:after="80" w:line="240" w:lineRule="auto"/>
        <w:ind w:left="714" w:hanging="357"/>
        <w:jc w:val="both"/>
        <w:rPr>
          <w:rFonts w:ascii="General Sans" w:hAnsi="General Sans"/>
          <w:lang w:val="en-US"/>
        </w:rPr>
      </w:pPr>
      <w:r w:rsidRPr="00AB4C8F">
        <w:rPr>
          <w:rFonts w:ascii="General Sans" w:hAnsi="General Sans"/>
          <w:lang w:val="en-US"/>
        </w:rPr>
        <w:t xml:space="preserve">your partner can make small adjustments in angle and position while maintaining control </w:t>
      </w:r>
      <w:del w:author="Kéri András" w:date="2026-10-07T09:21:00Z" w16du:dateUtc="2026-10-07T07:21:00Z" w:id="384">
        <w:r w:rsidRPr="00AB4C8F" w:rsidDel="00704551">
          <w:rPr>
            <w:rFonts w:ascii="General Sans" w:hAnsi="General Sans"/>
            <w:lang w:val="en-US"/>
          </w:rPr>
          <w:delText xml:space="preserve">of </w:delText>
        </w:r>
      </w:del>
      <w:ins w:author="Kéri András" w:date="2026-10-07T09:21:00Z" w16du:dateUtc="2026-10-07T07:21:00Z" w:id="385">
        <w:r w:rsidR="00704551">
          <w:rPr>
            <w:rFonts w:ascii="General Sans" w:hAnsi="General Sans"/>
            <w:lang w:val="en-US"/>
          </w:rPr>
          <w:t xml:space="preserve">over </w:t>
        </w:r>
      </w:ins>
      <w:r w:rsidRPr="00AB4C8F">
        <w:rPr>
          <w:rFonts w:ascii="General Sans" w:hAnsi="General Sans"/>
          <w:lang w:val="en-US"/>
        </w:rPr>
        <w:t xml:space="preserve">the syringe; </w:t>
      </w:r>
    </w:p>
    <w:p w:rsidRPr="00AB4C8F" w:rsidR="00ED411E" w:rsidP="004F0587" w:rsidRDefault="00ED411E" w14:paraId="6952218C" w14:textId="77777777">
      <w:pPr>
        <w:numPr>
          <w:ilvl w:val="0"/>
          <w:numId w:val="27"/>
        </w:numPr>
        <w:spacing w:before="100" w:beforeAutospacing="1" w:after="100" w:afterAutospacing="1" w:line="240" w:lineRule="auto"/>
        <w:jc w:val="both"/>
        <w:rPr>
          <w:rFonts w:ascii="General Sans" w:hAnsi="General Sans"/>
          <w:lang w:val="en-US"/>
        </w:rPr>
      </w:pPr>
      <w:r w:rsidRPr="00AB4C8F">
        <w:rPr>
          <w:rFonts w:ascii="General Sans" w:hAnsi="General Sans"/>
          <w:lang w:val="en-US"/>
        </w:rPr>
        <w:t xml:space="preserve">and you can remain relaxed and comfortable throughout the instillation. </w:t>
      </w:r>
    </w:p>
    <w:p w:rsidRPr="00AB4C8F" w:rsidR="00ED411E" w:rsidP="004F0587" w:rsidRDefault="00ED411E" w14:paraId="0EDDE914" w14:textId="77777777">
      <w:pPr>
        <w:spacing w:before="100" w:beforeAutospacing="1" w:after="100" w:afterAutospacing="1"/>
        <w:jc w:val="both"/>
        <w:rPr>
          <w:rFonts w:ascii="General Sans" w:hAnsi="General Sans"/>
          <w:lang w:val="en-US"/>
        </w:rPr>
      </w:pPr>
      <w:r w:rsidRPr="00AB4C8F">
        <w:rPr>
          <w:rFonts w:ascii="General Sans" w:hAnsi="General Sans"/>
          <w:lang w:val="en-US"/>
        </w:rPr>
        <w:t xml:space="preserve">Some women also find that placing a </w:t>
      </w:r>
      <w:r w:rsidRPr="00AB4C8F">
        <w:rPr>
          <w:rFonts w:ascii="General Sans Semibold" w:hAnsi="General Sans Semibold"/>
          <w:b/>
          <w:bCs/>
          <w:color w:val="156082" w:themeColor="accent1"/>
          <w:lang w:val="en-US"/>
        </w:rPr>
        <w:t>firm pillow, cushion, or folded towel under the pelvis</w:t>
      </w:r>
      <w:r w:rsidRPr="00AB4C8F">
        <w:rPr>
          <w:rFonts w:ascii="General Sans" w:hAnsi="General Sans"/>
          <w:lang w:val="en-US"/>
        </w:rPr>
        <w:t xml:space="preserve"> makes access easier by slightly elevating the hips. Others prefer to keep the pelvis flat. Pelvic elevation is optional and should only be used if it improves access and comfort.</w:t>
      </w:r>
    </w:p>
    <w:p w:rsidRPr="00AB4C8F" w:rsidR="00ED411E" w:rsidP="004F0587" w:rsidRDefault="00ED411E" w14:paraId="72436959" w14:textId="77777777">
      <w:pPr>
        <w:spacing w:before="100" w:beforeAutospacing="1" w:after="100" w:afterAutospacing="1"/>
        <w:jc w:val="both"/>
        <w:rPr>
          <w:rFonts w:ascii="General Sans" w:hAnsi="General Sans"/>
          <w:lang w:val="en-US"/>
        </w:rPr>
      </w:pPr>
      <w:r w:rsidRPr="00AB4C8F">
        <w:rPr>
          <w:rFonts w:ascii="General Sans" w:hAnsi="General Sans"/>
          <w:lang w:val="en-US"/>
        </w:rPr>
        <w:t>You may need a few attempts to find the position that works best for both of you. Small changes in pelvic elevation, leg position, or upper-body support can make placement easier.</w:t>
      </w:r>
    </w:p>
    <w:p w:rsidRPr="00AB4C8F" w:rsidR="00ED411E" w:rsidP="004F0587" w:rsidRDefault="00ED411E" w14:paraId="1F2D674E" w14:textId="4E7F4485">
      <w:pPr>
        <w:spacing w:before="100" w:beforeAutospacing="1" w:after="100" w:afterAutospacing="1"/>
        <w:jc w:val="both"/>
        <w:rPr>
          <w:rFonts w:ascii="General Sans" w:hAnsi="General Sans"/>
          <w:lang w:val="en-US"/>
        </w:rPr>
      </w:pPr>
      <w:r w:rsidRPr="00AB4C8F">
        <w:rPr>
          <w:rFonts w:ascii="General Sans" w:hAnsi="General Sans"/>
          <w:lang w:val="en-US"/>
        </w:rPr>
        <w:t xml:space="preserve">Before </w:t>
      </w:r>
      <w:del w:author="Kéri András" w:date="2026-10-07T09:22:00Z" w16du:dateUtc="2026-10-07T07:22:00Z" w:id="386">
        <w:r w:rsidRPr="00AB4C8F" w:rsidDel="00537472">
          <w:rPr>
            <w:rFonts w:ascii="General Sans" w:hAnsi="General Sans"/>
            <w:lang w:val="en-US"/>
          </w:rPr>
          <w:delText>continuing</w:delText>
        </w:r>
      </w:del>
      <w:ins w:author="Kéri András" w:date="2026-10-07T09:22:00Z" w16du:dateUtc="2026-10-07T07:22:00Z" w:id="387">
        <w:r w:rsidR="00537472">
          <w:rPr>
            <w:rFonts w:ascii="General Sans" w:hAnsi="General Sans"/>
            <w:lang w:val="en-US"/>
          </w:rPr>
          <w:t>proceeding</w:t>
        </w:r>
      </w:ins>
      <w:r w:rsidRPr="00AB4C8F">
        <w:rPr>
          <w:rFonts w:ascii="General Sans" w:hAnsi="General Sans"/>
          <w:lang w:val="en-US"/>
        </w:rPr>
        <w:t>, make sure that you can remain relaxed and your partner can comfortably see, reach, and control the UroDapter and syringe for the full instillation.</w:t>
      </w:r>
    </w:p>
    <w:p w:rsidRPr="00AB4C8F" w:rsidR="00ED411E" w:rsidP="00ED411E" w:rsidRDefault="00ED411E" w14:paraId="2BE0EB70" w14:textId="77777777">
      <w:pPr>
        <w:pStyle w:val="NormlWeb"/>
        <w:rPr>
          <w:rFonts w:ascii="General Sans" w:hAnsi="General Sans"/>
          <w:lang w:val="en-US"/>
        </w:rPr>
      </w:pPr>
    </w:p>
    <w:p w:rsidRPr="00AB4C8F" w:rsidR="00ED411E" w:rsidP="6937F334" w:rsidRDefault="00ED411E" w14:paraId="6EB4E1D4" w14:textId="78E8CADB">
      <w:pPr>
        <w:pStyle w:val="Cmsor2"/>
        <w:numPr>
          <w:ilvl w:val="0"/>
          <w:numId w:val="31"/>
        </w:numPr>
        <w:rPr>
          <w:rFonts w:ascii="General Sans Semibold" w:hAnsi="General Sans Semibold" w:eastAsia="Times New Roman"/>
          <w:b w:val="1"/>
          <w:bCs w:val="1"/>
          <w:color w:val="156082" w:themeColor="accent1"/>
          <w:sz w:val="28"/>
          <w:szCs w:val="28"/>
          <w:lang w:val="hu-HU"/>
        </w:rPr>
      </w:pPr>
      <w:bookmarkStart w:name="_Clean_and_disinfect_1" w:id="388"/>
      <w:bookmarkEnd w:id="388"/>
      <w:r w:rsidRPr="6937F334" w:rsidR="00ED411E">
        <w:rPr>
          <w:rFonts w:ascii="General Sans Semibold" w:hAnsi="General Sans Semibold" w:eastAsia="Times New Roman"/>
          <w:b w:val="1"/>
          <w:bCs w:val="1"/>
          <w:color w:val="156082" w:themeColor="accent1" w:themeTint="FF" w:themeShade="FF"/>
          <w:sz w:val="28"/>
          <w:szCs w:val="28"/>
          <w:lang w:val="hu-HU"/>
        </w:rPr>
        <w:t>Clean and disinfect the area</w:t>
      </w:r>
      <w:r w:rsidRPr="6937F334" w:rsidR="005E4C88">
        <w:rPr>
          <w:rFonts w:ascii="General Sans Semibold" w:hAnsi="General Sans Semibold" w:eastAsia="Times New Roman"/>
          <w:b w:val="1"/>
          <w:bCs w:val="1"/>
          <w:color w:val="FFFFFF" w:themeColor="background1" w:themeTint="FF" w:themeShade="FF"/>
          <w:sz w:val="28"/>
          <w:szCs w:val="28"/>
          <w:lang w:val="hu-HU"/>
        </w:rPr>
        <w:t xml:space="preserve"> ..</w:t>
      </w:r>
    </w:p>
    <w:p w:rsidRPr="00AB4C8F" w:rsidR="00ED411E" w:rsidP="00D83EFD" w:rsidRDefault="00ED411E" w14:paraId="74737331" w14:textId="77777777">
      <w:pPr>
        <w:pStyle w:val="NormlWeb"/>
        <w:jc w:val="both"/>
        <w:rPr>
          <w:rFonts w:ascii="General Sans" w:hAnsi="General Sans"/>
          <w:lang w:val="en-US"/>
        </w:rPr>
      </w:pPr>
      <w:r w:rsidRPr="00AB4C8F">
        <w:rPr>
          <w:rFonts w:ascii="General Sans" w:hAnsi="General Sans"/>
          <w:lang w:val="en-US"/>
        </w:rPr>
        <w:t>Have the disinfectant swabs or other suitable disinfectant material prepared and within easy reach. We generally recommend povidone-iodine (Betadine), although another suitable disinfectant may be used if recommended by your healthcare professional. Do not use povidone-iodine if you have a known allergy or sensitivity to iodine or povidone-iodine.</w:t>
      </w:r>
    </w:p>
    <w:p w:rsidRPr="00AB4C8F" w:rsidR="00ED411E" w:rsidP="00D83EFD" w:rsidRDefault="00ED411E" w14:paraId="0C171557" w14:textId="77777777">
      <w:pPr>
        <w:pStyle w:val="NormlWeb"/>
        <w:jc w:val="both"/>
        <w:rPr>
          <w:rFonts w:ascii="General Sans" w:hAnsi="General Sans"/>
          <w:lang w:val="en-US"/>
        </w:rPr>
      </w:pPr>
      <w:r w:rsidRPr="00AB4C8F">
        <w:rPr>
          <w:rFonts w:ascii="General Sans" w:hAnsi="General Sans"/>
          <w:lang w:val="en-US"/>
        </w:rPr>
        <w:t xml:space="preserve">If comfortable, </w:t>
      </w:r>
      <w:r w:rsidRPr="00AB4C8F">
        <w:rPr>
          <w:rStyle w:val="Kiemels2"/>
          <w:rFonts w:ascii="General Sans Semibold" w:hAnsi="General Sans Semibold"/>
          <w:color w:val="156082" w:themeColor="accent1"/>
          <w:lang w:val="en-US"/>
        </w:rPr>
        <w:t>gently part the labia minora yourself</w:t>
      </w:r>
      <w:r w:rsidRPr="00AB4C8F">
        <w:rPr>
          <w:rFonts w:ascii="General Sans Semibold" w:hAnsi="General Sans Semibold"/>
          <w:color w:val="156082" w:themeColor="accent1"/>
          <w:lang w:val="en-US"/>
        </w:rPr>
        <w:t xml:space="preserve"> </w:t>
      </w:r>
      <w:r w:rsidRPr="00AB4C8F">
        <w:rPr>
          <w:rFonts w:ascii="General Sans" w:hAnsi="General Sans"/>
          <w:lang w:val="en-US"/>
        </w:rPr>
        <w:t>and keep them separated to expose the urethral area. This allows your partner to use both hands more freely for cleaning and, later, for positioning the UroDapter.</w:t>
      </w:r>
    </w:p>
    <w:p w:rsidRPr="00AB4C8F" w:rsidR="00ED411E" w:rsidP="00D83EFD" w:rsidRDefault="00ED411E" w14:paraId="6C9A6BB7" w14:textId="77777777">
      <w:pPr>
        <w:pStyle w:val="NormlWeb"/>
        <w:jc w:val="both"/>
        <w:rPr>
          <w:rFonts w:ascii="General Sans" w:hAnsi="General Sans"/>
          <w:lang w:val="en-US"/>
        </w:rPr>
      </w:pPr>
      <w:r w:rsidRPr="00AB4C8F">
        <w:rPr>
          <w:rFonts w:ascii="General Sans" w:hAnsi="General Sans"/>
          <w:lang w:val="en-US"/>
        </w:rPr>
        <w:t>Your partner should carefully wipe the urethral opening and the surrounding area with the disinfectant swab a few times.</w:t>
      </w:r>
    </w:p>
    <w:p w:rsidRPr="00AB4C8F" w:rsidR="00ED411E" w:rsidP="00D83EFD" w:rsidRDefault="00ED411E" w14:paraId="7B2345C3" w14:textId="1F1DD430">
      <w:pPr>
        <w:pStyle w:val="NormlWeb"/>
        <w:jc w:val="both"/>
        <w:rPr>
          <w:rFonts w:ascii="General Sans" w:hAnsi="General Sans"/>
          <w:lang w:val="en-US"/>
        </w:rPr>
      </w:pPr>
      <w:r w:rsidRPr="00AB4C8F">
        <w:rPr>
          <w:rFonts w:ascii="General Sans" w:hAnsi="General Sans"/>
          <w:lang w:val="en-US"/>
        </w:rPr>
        <w:t xml:space="preserve">If your fingers will remain close to the cleaned area while you keep the labia apart, disinfect </w:t>
      </w:r>
      <w:del w:author="Kéri András" w:date="2026-10-07T09:28:00Z" w16du:dateUtc="2026-10-07T07:28:00Z" w:id="389">
        <w:r w:rsidRPr="00AB4C8F" w:rsidDel="00537472">
          <w:rPr>
            <w:rFonts w:ascii="General Sans" w:hAnsi="General Sans"/>
            <w:lang w:val="en-US"/>
          </w:rPr>
          <w:delText xml:space="preserve">those </w:delText>
        </w:r>
      </w:del>
      <w:ins w:author="Kéri András" w:date="2026-10-07T09:28:00Z" w16du:dateUtc="2026-10-07T07:28:00Z" w:id="390">
        <w:r w:rsidR="00537472">
          <w:rPr>
            <w:rFonts w:ascii="General Sans" w:hAnsi="General Sans"/>
            <w:lang w:val="en-US"/>
          </w:rPr>
          <w:t xml:space="preserve">your </w:t>
        </w:r>
      </w:ins>
      <w:r w:rsidRPr="00AB4C8F">
        <w:rPr>
          <w:rFonts w:ascii="General Sans" w:hAnsi="General Sans"/>
          <w:lang w:val="en-US"/>
        </w:rPr>
        <w:t>fingers as well before proceeding. If your partner needs to touch the area directly during placement, the fingers that may come close to the urethral opening should also be disinfected.</w:t>
      </w:r>
    </w:p>
    <w:p w:rsidRPr="00AB4C8F" w:rsidR="00ED411E" w:rsidP="00D83EFD" w:rsidRDefault="00ED411E" w14:paraId="6E417EFC" w14:textId="3595EBCF">
      <w:pPr>
        <w:pStyle w:val="NormlWeb"/>
        <w:jc w:val="both"/>
        <w:rPr>
          <w:rFonts w:ascii="General Sans" w:hAnsi="General Sans"/>
          <w:lang w:val="en-US"/>
        </w:rPr>
      </w:pPr>
      <w:r w:rsidRPr="00AB4C8F">
        <w:rPr>
          <w:rFonts w:ascii="General Sans" w:hAnsi="General Sans"/>
          <w:lang w:val="en-US"/>
        </w:rPr>
        <w:t>After disinfection, keep the labia apart if possible and avoid unnecessary touching of the cleaned urethral area. Do not allow the UroDapter tip to touch any non-clean surface before placement.</w:t>
      </w:r>
    </w:p>
    <w:p w:rsidRPr="00AB4C8F" w:rsidR="00ED411E" w:rsidP="00ED411E" w:rsidRDefault="00ED411E" w14:paraId="61B18DDE" w14:textId="77777777">
      <w:pPr>
        <w:pStyle w:val="NormlWeb"/>
        <w:rPr>
          <w:rFonts w:ascii="General Sans" w:hAnsi="General Sans"/>
          <w:lang w:val="en-US"/>
        </w:rPr>
      </w:pPr>
    </w:p>
    <w:p w:rsidRPr="00AB4C8F" w:rsidR="00ED411E" w:rsidP="6937F334" w:rsidRDefault="00ED411E" w14:paraId="739C754E" w14:textId="796C2492">
      <w:pPr>
        <w:pStyle w:val="Cmsor2"/>
        <w:numPr>
          <w:ilvl w:val="0"/>
          <w:numId w:val="31"/>
        </w:numPr>
        <w:rPr>
          <w:rFonts w:ascii="General Sans Semibold" w:hAnsi="General Sans Semibold" w:eastAsia="Times New Roman"/>
          <w:b w:val="1"/>
          <w:bCs w:val="1"/>
          <w:color w:val="156082" w:themeColor="accent1"/>
          <w:sz w:val="28"/>
          <w:szCs w:val="28"/>
          <w:lang w:val="hu-HU"/>
        </w:rPr>
      </w:pPr>
      <w:bookmarkStart w:name="_Locate_the_urethral_2" w:id="391"/>
      <w:bookmarkEnd w:id="391"/>
      <w:r w:rsidRPr="6937F334" w:rsidR="00ED411E">
        <w:rPr>
          <w:rFonts w:ascii="General Sans Semibold" w:hAnsi="General Sans Semibold" w:eastAsia="Times New Roman"/>
          <w:b w:val="1"/>
          <w:bCs w:val="1"/>
          <w:color w:val="156082" w:themeColor="accent1" w:themeTint="FF" w:themeShade="FF"/>
          <w:sz w:val="28"/>
          <w:szCs w:val="28"/>
          <w:lang w:val="hu-HU"/>
        </w:rPr>
        <w:t>Locate the urethral opening</w:t>
      </w:r>
      <w:r w:rsidRPr="6937F334" w:rsidR="005E4C88">
        <w:rPr>
          <w:rFonts w:ascii="General Sans Semibold" w:hAnsi="General Sans Semibold" w:eastAsia="Times New Roman"/>
          <w:b w:val="1"/>
          <w:bCs w:val="1"/>
          <w:color w:val="FFFFFF" w:themeColor="background1" w:themeTint="FF" w:themeShade="FF"/>
          <w:sz w:val="28"/>
          <w:szCs w:val="28"/>
          <w:lang w:val="hu-HU"/>
        </w:rPr>
        <w:t xml:space="preserve"> ..</w:t>
      </w:r>
    </w:p>
    <w:p w:rsidRPr="00AB4C8F" w:rsidR="00ED411E" w:rsidP="00D83EFD" w:rsidRDefault="00ED411E" w14:paraId="30E82781" w14:textId="6FB2572B">
      <w:pPr>
        <w:pStyle w:val="NormlWeb"/>
        <w:jc w:val="both"/>
        <w:rPr>
          <w:rFonts w:ascii="General Sans" w:hAnsi="General Sans"/>
          <w:lang w:val="en-US"/>
        </w:rPr>
      </w:pPr>
      <w:r w:rsidRPr="00AB4C8F">
        <w:rPr>
          <w:rFonts w:ascii="General Sans" w:hAnsi="General Sans"/>
          <w:lang w:val="en-US"/>
        </w:rPr>
        <w:t xml:space="preserve">Before the first </w:t>
      </w:r>
      <w:del w:author="Kéri András" w:date="2026-10-07T09:41:00Z" w16du:dateUtc="2026-10-07T07:41:00Z" w:id="392">
        <w:r w:rsidRPr="00AB4C8F" w:rsidDel="000C5744">
          <w:rPr>
            <w:rFonts w:ascii="General Sans" w:hAnsi="General Sans"/>
            <w:lang w:val="en-US"/>
          </w:rPr>
          <w:delText>few treatments</w:delText>
        </w:r>
      </w:del>
      <w:ins w:author="Kéri András" w:date="2026-10-07T09:41:00Z" w16du:dateUtc="2026-10-07T07:41:00Z" w:id="393">
        <w:r w:rsidR="000C5744">
          <w:rPr>
            <w:rFonts w:ascii="General Sans" w:hAnsi="General Sans"/>
            <w:lang w:val="en-US"/>
          </w:rPr>
          <w:t>treatment</w:t>
        </w:r>
      </w:ins>
      <w:r w:rsidRPr="00AB4C8F">
        <w:rPr>
          <w:rFonts w:ascii="General Sans" w:hAnsi="General Sans"/>
          <w:lang w:val="en-US"/>
        </w:rPr>
        <w:t>, use the anatomical figure below to familiarize yourselves with the location of the urethral opening.</w:t>
      </w:r>
    </w:p>
    <w:p w:rsidRPr="000C5744" w:rsidR="006C337E" w:rsidP="006C337E" w:rsidRDefault="00ED411E" w14:paraId="7A9F1A15" w14:textId="77777777">
      <w:pPr>
        <w:pStyle w:val="NormlWeb"/>
        <w:jc w:val="both"/>
        <w:rPr>
          <w:ins w:author="Kéri András" w:date="2026-10-07T09:46:00Z" w16du:dateUtc="2026-10-07T07:46:00Z" w:id="394"/>
          <w:rFonts w:ascii="General Sans" w:hAnsi="General Sans"/>
          <w:lang w:val="en-US"/>
        </w:rPr>
      </w:pPr>
      <w:r w:rsidRPr="00AB4C8F">
        <w:rPr>
          <w:rFonts w:ascii="General Sans" w:hAnsi="General Sans"/>
          <w:lang w:val="en-US"/>
        </w:rPr>
        <w:t xml:space="preserve">The urethral opening is located </w:t>
      </w:r>
      <w:r w:rsidRPr="00AB4C8F">
        <w:rPr>
          <w:rStyle w:val="Kiemels2"/>
          <w:rFonts w:ascii="General Sans Semibold" w:hAnsi="General Sans Semibold"/>
          <w:color w:val="156082" w:themeColor="accent1"/>
          <w:lang w:val="en-US"/>
        </w:rPr>
        <w:t>in the midline between the clitoris and the vaginal opening</w:t>
      </w:r>
      <w:r w:rsidRPr="00AB4C8F">
        <w:rPr>
          <w:rFonts w:ascii="General Sans" w:hAnsi="General Sans"/>
          <w:lang w:val="en-US"/>
        </w:rPr>
        <w:t xml:space="preserve">. It may be small and </w:t>
      </w:r>
      <w:ins w:author="Kéri András" w:date="2026-10-07T09:45:00Z" w16du:dateUtc="2026-10-07T07:45:00Z" w:id="395">
        <w:r w:rsidR="006C337E">
          <w:rPr>
            <w:rFonts w:ascii="General Sans" w:hAnsi="General Sans"/>
            <w:lang w:val="en-US"/>
          </w:rPr>
          <w:t xml:space="preserve">it </w:t>
        </w:r>
      </w:ins>
      <w:r w:rsidRPr="00AB4C8F">
        <w:rPr>
          <w:rFonts w:ascii="General Sans" w:hAnsi="General Sans"/>
          <w:lang w:val="en-US"/>
        </w:rPr>
        <w:t xml:space="preserve">is </w:t>
      </w:r>
      <w:ins w:author="Kéri András" w:date="2026-10-07T09:45:00Z" w16du:dateUtc="2026-10-07T07:45:00Z" w:id="396">
        <w:r w:rsidR="006C337E">
          <w:rPr>
            <w:rFonts w:ascii="General Sans" w:hAnsi="General Sans"/>
            <w:lang w:val="en-US"/>
          </w:rPr>
          <w:t>possible that it not immediately visible, but the person who is performi</w:t>
        </w:r>
      </w:ins>
      <w:ins w:author="Kéri András" w:date="2026-10-07T09:46:00Z" w16du:dateUtc="2026-10-07T07:46:00Z" w:id="397">
        <w:r w:rsidR="006C337E">
          <w:rPr>
            <w:rFonts w:ascii="General Sans" w:hAnsi="General Sans"/>
            <w:lang w:val="en-US"/>
          </w:rPr>
          <w:t xml:space="preserve">ng the instillation must identify it properly before the instillation. </w:t>
        </w:r>
      </w:ins>
      <w:del w:author="Kéri András" w:date="2026-10-07T09:45:00Z" w16du:dateUtc="2026-10-07T07:45:00Z" w:id="398">
        <w:r w:rsidRPr="00AB4C8F" w:rsidDel="006C337E">
          <w:rPr>
            <w:rFonts w:ascii="General Sans" w:hAnsi="General Sans"/>
            <w:lang w:val="en-US"/>
          </w:rPr>
          <w:delText>not always immediately obvious, especially if your partner has never identified it before</w:delText>
        </w:r>
      </w:del>
      <w:del w:author="Kéri András" w:date="2026-10-07T09:46:00Z" w16du:dateUtc="2026-10-07T07:46:00Z" w:id="399">
        <w:r w:rsidRPr="00AB4C8F" w:rsidDel="006C337E">
          <w:rPr>
            <w:rFonts w:ascii="General Sans" w:hAnsi="General Sans"/>
            <w:lang w:val="en-US"/>
          </w:rPr>
          <w:delText>.</w:delText>
        </w:r>
      </w:del>
      <w:ins w:author="Kéri András" w:date="2026-10-07T09:46:00Z" w16du:dateUtc="2026-10-07T07:46:00Z" w:id="400">
        <w:r w:rsidR="006C337E">
          <w:rPr>
            <w:rFonts w:ascii="General Sans" w:hAnsi="General Sans"/>
            <w:lang w:val="en-US"/>
          </w:rPr>
          <w:t xml:space="preserve"> </w:t>
        </w:r>
      </w:ins>
      <w:ins w:author="Kéri András" w:date="2026-10-07T09:46:00Z" w16du:dateUtc="2026-10-07T07:46:00Z" w:id="402">
        <w:r w:rsidRPr="000C5744" w:rsidR="006C337E">
          <w:rPr>
            <w:rFonts w:ascii="General Sans" w:hAnsi="General Sans"/>
            <w:lang w:val="en-US"/>
          </w:rPr>
          <w:t>Once your partner has identified the urethral opening several times, it usually becomes much easier to recognize during future treatments.</w:t>
        </w:r>
      </w:ins>
    </w:p>
    <w:p w:rsidRPr="00AB4C8F" w:rsidR="00ED411E" w:rsidP="00D83EFD" w:rsidRDefault="00ED411E" w14:paraId="554049BE" w14:textId="44B890CA">
      <w:pPr>
        <w:pStyle w:val="NormlWeb"/>
        <w:jc w:val="both"/>
        <w:rPr>
          <w:rFonts w:ascii="General Sans" w:hAnsi="General Sans"/>
          <w:lang w:val="en-US"/>
        </w:rPr>
      </w:pPr>
    </w:p>
    <w:p w:rsidRPr="00AB4C8F" w:rsidR="00ED411E" w:rsidP="00D83EFD" w:rsidRDefault="00ED411E" w14:paraId="1E59DB9C" w14:textId="77777777">
      <w:pPr>
        <w:pStyle w:val="NormlWeb"/>
        <w:jc w:val="both"/>
        <w:rPr>
          <w:rFonts w:ascii="General Sans" w:hAnsi="General Sans"/>
          <w:lang w:val="en-US"/>
        </w:rPr>
      </w:pPr>
    </w:p>
    <w:p w:rsidRPr="000C5744" w:rsidR="00ED411E" w:rsidP="00D83EFD" w:rsidRDefault="00ED411E" w14:paraId="784AC47D" w14:textId="77777777">
      <w:pPr>
        <w:pStyle w:val="NormlWeb"/>
        <w:jc w:val="center"/>
        <w:rPr>
          <w:rFonts w:ascii="General Sans" w:hAnsi="General Sans"/>
          <w:lang w:val="en-US"/>
        </w:rPr>
      </w:pPr>
      <w:r w:rsidRPr="000C5744">
        <w:rPr>
          <w:rFonts w:ascii="General Sans" w:hAnsi="General Sans"/>
          <w:noProof/>
          <w:lang w:val="en-US"/>
        </w:rPr>
        <w:drawing>
          <wp:inline distT="0" distB="0" distL="0" distR="0" wp14:anchorId="07AC7AAA" wp14:editId="50774686">
            <wp:extent cx="5103549" cy="3734649"/>
            <wp:effectExtent l="0" t="0" r="1905" b="0"/>
            <wp:docPr id="146998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00881" name="Picture 118530088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118337" cy="3745471"/>
                    </a:xfrm>
                    <a:prstGeom prst="rect">
                      <a:avLst/>
                    </a:prstGeom>
                  </pic:spPr>
                </pic:pic>
              </a:graphicData>
            </a:graphic>
          </wp:inline>
        </w:drawing>
      </w:r>
    </w:p>
    <w:p w:rsidRPr="000C5744" w:rsidR="00ED411E" w:rsidP="00ED411E" w:rsidRDefault="00ED411E" w14:paraId="6760E0ED" w14:textId="77777777">
      <w:pPr>
        <w:pStyle w:val="NormlWeb"/>
        <w:rPr>
          <w:rFonts w:ascii="General Sans" w:hAnsi="General Sans"/>
          <w:lang w:val="en-US"/>
        </w:rPr>
      </w:pPr>
      <w:bookmarkStart w:name="OLE_LINK23" w:id="403"/>
    </w:p>
    <w:p w:rsidRPr="000C5744" w:rsidR="00ED411E" w:rsidP="00D83EFD" w:rsidRDefault="00ED411E" w14:paraId="0AA1C522" w14:textId="77777777">
      <w:pPr>
        <w:pStyle w:val="NormlWeb"/>
        <w:jc w:val="both"/>
        <w:rPr>
          <w:rFonts w:ascii="General Sans" w:hAnsi="General Sans"/>
          <w:lang w:val="en-US"/>
        </w:rPr>
      </w:pPr>
      <w:r w:rsidRPr="000C5744">
        <w:rPr>
          <w:rFonts w:ascii="General Sans" w:hAnsi="General Sans"/>
          <w:lang w:val="en-US"/>
        </w:rPr>
        <w:t>If comfortable, gently part the labia minora yourself and keep them separated. With good lighting, your partner should look for the urethral opening between the clitoris above and the vaginal opening below.</w:t>
      </w:r>
    </w:p>
    <w:p w:rsidRPr="000C5744" w:rsidR="00ED411E" w:rsidDel="006C337E" w:rsidP="00D83EFD" w:rsidRDefault="00ED411E" w14:paraId="7B146571" w14:textId="36AD0537">
      <w:pPr>
        <w:pStyle w:val="NormlWeb"/>
        <w:jc w:val="both"/>
        <w:rPr>
          <w:del w:author="Kéri András" w:date="2026-10-07T09:46:00Z" w16du:dateUtc="2026-10-07T07:46:00Z" w:id="404"/>
          <w:rFonts w:ascii="General Sans" w:hAnsi="General Sans"/>
          <w:lang w:val="en-US"/>
        </w:rPr>
      </w:pPr>
      <w:del w:author="Kéri András" w:date="2026-10-07T09:46:00Z" w16du:dateUtc="2026-10-07T07:46:00Z" w:id="405">
        <w:r w:rsidRPr="000C5744" w:rsidDel="006C337E">
          <w:rPr>
            <w:rFonts w:ascii="General Sans" w:hAnsi="General Sans"/>
            <w:lang w:val="en-US"/>
          </w:rPr>
          <w:delText>Take your time and use the anatomical figure to help your partner identify the correct opening. The exact appearance varies from woman to woman, so the opening may not look exactly like the illustration.</w:delText>
        </w:r>
      </w:del>
    </w:p>
    <w:p w:rsidRPr="000C5744" w:rsidR="00ED411E" w:rsidDel="006C337E" w:rsidP="00D83EFD" w:rsidRDefault="00ED411E" w14:paraId="588493D0" w14:textId="68C9A8EA">
      <w:pPr>
        <w:pStyle w:val="NormlWeb"/>
        <w:jc w:val="both"/>
        <w:rPr>
          <w:del w:author="Kéri András" w:date="2026-10-07T09:46:00Z" w16du:dateUtc="2026-10-07T07:46:00Z" w:id="406"/>
          <w:rFonts w:ascii="General Sans" w:hAnsi="General Sans"/>
          <w:lang w:val="en-US"/>
        </w:rPr>
      </w:pPr>
      <w:del w:author="Kéri András" w:date="2026-10-07T09:46:00Z" w16du:dateUtc="2026-10-07T07:46:00Z" w:id="408">
        <w:r w:rsidRPr="000C5744" w:rsidDel="006C337E">
          <w:rPr>
            <w:rFonts w:ascii="General Sans" w:hAnsi="General Sans"/>
            <w:lang w:val="en-US"/>
          </w:rPr>
          <w:delText>Once your partner has identified the urethral opening several times, it usually becomes much easier to recognize during future treatments.</w:delText>
        </w:r>
      </w:del>
    </w:p>
    <w:p w:rsidRPr="000C5744" w:rsidR="00ED411E" w:rsidP="00D83EFD" w:rsidRDefault="00ED411E" w14:paraId="141F92EF" w14:textId="7921612E">
      <w:pPr>
        <w:pStyle w:val="NormlWeb"/>
        <w:jc w:val="both"/>
        <w:rPr>
          <w:rFonts w:ascii="General Sans Semibold" w:hAnsi="General Sans Semibold"/>
          <w:color w:val="156082" w:themeColor="accent1"/>
          <w:lang w:val="en-US"/>
        </w:rPr>
      </w:pPr>
      <w:r w:rsidRPr="000C5744">
        <w:rPr>
          <w:rStyle w:val="Kiemels2"/>
          <w:rFonts w:ascii="General Sans Semibold" w:hAnsi="General Sans Semibold"/>
          <w:color w:val="156082" w:themeColor="accent1"/>
          <w:lang w:val="en-US"/>
        </w:rPr>
        <w:t xml:space="preserve">Do not proceed with placement until your partner is </w:t>
      </w:r>
      <w:del w:author="Kéri András" w:date="2026-10-07T09:46:00Z" w16du:dateUtc="2026-10-07T07:46:00Z" w:id="409">
        <w:r w:rsidRPr="000C5744" w:rsidDel="006C337E">
          <w:rPr>
            <w:rStyle w:val="Kiemels2"/>
            <w:rFonts w:ascii="General Sans Semibold" w:hAnsi="General Sans Semibold"/>
            <w:color w:val="156082" w:themeColor="accent1"/>
            <w:lang w:val="en-US"/>
          </w:rPr>
          <w:delText xml:space="preserve">confident </w:delText>
        </w:r>
      </w:del>
      <w:ins w:author="Kéri András" w:date="2026-10-07T09:46:00Z" w16du:dateUtc="2026-10-07T07:46:00Z" w:id="410">
        <w:r w:rsidR="006C337E">
          <w:rPr>
            <w:rStyle w:val="Kiemels2"/>
            <w:rFonts w:ascii="General Sans Semibold" w:hAnsi="General Sans Semibold"/>
            <w:color w:val="156082" w:themeColor="accent1"/>
            <w:lang w:val="en-US"/>
          </w:rPr>
          <w:t xml:space="preserve">sure </w:t>
        </w:r>
      </w:ins>
      <w:r w:rsidRPr="000C5744">
        <w:rPr>
          <w:rStyle w:val="Kiemels2"/>
          <w:rFonts w:ascii="General Sans Semibold" w:hAnsi="General Sans Semibold"/>
          <w:color w:val="156082" w:themeColor="accent1"/>
          <w:lang w:val="en-US"/>
        </w:rPr>
        <w:t>that the correct opening has been identified.</w:t>
      </w:r>
    </w:p>
    <w:bookmarkEnd w:id="403"/>
    <w:p w:rsidRPr="000C5744" w:rsidR="00ED411E" w:rsidP="00ED411E" w:rsidRDefault="00ED411E" w14:paraId="1A548D1B" w14:textId="77777777">
      <w:pPr>
        <w:rPr>
          <w:rFonts w:ascii="General Sans" w:hAnsi="General Sans"/>
          <w:lang w:val="en-US"/>
        </w:rPr>
      </w:pPr>
    </w:p>
    <w:p w:rsidRPr="000C5744" w:rsidR="00ED411E" w:rsidP="6937F334" w:rsidRDefault="00ED411E" w14:paraId="38B5F3B7" w14:textId="5238B26E">
      <w:pPr>
        <w:pStyle w:val="Cmsor2"/>
        <w:numPr>
          <w:ilvl w:val="0"/>
          <w:numId w:val="31"/>
        </w:numPr>
        <w:rPr>
          <w:rFonts w:ascii="General Sans" w:hAnsi="General Sans"/>
          <w:b w:val="1"/>
          <w:bCs w:val="1"/>
          <w:lang w:val="hu-HU"/>
        </w:rPr>
      </w:pPr>
      <w:bookmarkStart w:name="_Place_and_align_2" w:id="411"/>
      <w:bookmarkEnd w:id="411"/>
      <w:r w:rsidRPr="6937F334" w:rsidR="00ED411E">
        <w:rPr>
          <w:rFonts w:ascii="General Sans Semibold" w:hAnsi="General Sans Semibold" w:eastAsia="Times New Roman"/>
          <w:b w:val="1"/>
          <w:bCs w:val="1"/>
          <w:color w:val="156082" w:themeColor="accent1" w:themeTint="FF" w:themeShade="FF"/>
          <w:sz w:val="28"/>
          <w:szCs w:val="28"/>
          <w:lang w:val="hu-HU"/>
        </w:rPr>
        <w:t>Place and align the UroDapter</w:t>
      </w:r>
      <w:r w:rsidRPr="6937F334" w:rsidR="005E4C88">
        <w:rPr>
          <w:rFonts w:ascii="General Sans Semibold" w:hAnsi="General Sans Semibold" w:eastAsia="Times New Roman"/>
          <w:b w:val="1"/>
          <w:bCs w:val="1"/>
          <w:color w:val="FFFFFF" w:themeColor="background1" w:themeTint="FF" w:themeShade="FF"/>
          <w:sz w:val="28"/>
          <w:szCs w:val="28"/>
          <w:lang w:val="hu-HU"/>
        </w:rPr>
        <w:t xml:space="preserve"> ..</w:t>
      </w:r>
    </w:p>
    <w:p w:rsidRPr="000C5744" w:rsidR="00ED411E" w:rsidP="00D83EFD" w:rsidRDefault="00ED411E" w14:paraId="19B227DD" w14:textId="05F650D8">
      <w:pPr>
        <w:spacing w:before="100" w:beforeAutospacing="1" w:after="100" w:afterAutospacing="1"/>
        <w:jc w:val="both"/>
        <w:rPr>
          <w:rFonts w:ascii="General Sans" w:hAnsi="General Sans"/>
          <w:lang w:val="en-US"/>
        </w:rPr>
      </w:pPr>
      <w:r w:rsidRPr="000C5744">
        <w:rPr>
          <w:rFonts w:ascii="General Sans" w:hAnsi="General Sans"/>
          <w:lang w:val="en-US"/>
        </w:rPr>
        <w:t xml:space="preserve">Once your partner has identified the urethral opening, prepare the UroDapter tip for </w:t>
      </w:r>
      <w:del w:author="Kéri András" w:date="2026-10-07T09:50:00Z" w16du:dateUtc="2026-10-07T07:50:00Z" w:id="412">
        <w:r w:rsidRPr="000C5744" w:rsidDel="006C337E">
          <w:rPr>
            <w:rFonts w:ascii="General Sans" w:hAnsi="General Sans"/>
            <w:lang w:val="en-US"/>
          </w:rPr>
          <w:delText>placement</w:delText>
        </w:r>
      </w:del>
      <w:ins w:author="Kéri András" w:date="2026-10-07T09:50:00Z" w16du:dateUtc="2026-10-07T07:50:00Z" w:id="413">
        <w:r w:rsidR="006C337E">
          <w:rPr>
            <w:rFonts w:ascii="General Sans" w:hAnsi="General Sans"/>
            <w:lang w:val="en-US"/>
          </w:rPr>
          <w:t>application</w:t>
        </w:r>
      </w:ins>
      <w:r w:rsidRPr="000C5744">
        <w:rPr>
          <w:rFonts w:ascii="General Sans" w:hAnsi="General Sans"/>
          <w:lang w:val="en-US"/>
        </w:rPr>
        <w:t>.</w:t>
      </w:r>
    </w:p>
    <w:p w:rsidRPr="000C5744" w:rsidR="00ED411E" w:rsidP="00D83EFD" w:rsidRDefault="00ED411E" w14:paraId="62B000A8" w14:textId="77777777">
      <w:pPr>
        <w:pStyle w:val="NormlWeb"/>
        <w:jc w:val="both"/>
        <w:rPr>
          <w:rFonts w:ascii="General Sans" w:hAnsi="General Sans"/>
          <w:lang w:val="en-US"/>
        </w:rPr>
      </w:pPr>
      <w:r w:rsidRPr="000C5744">
        <w:rPr>
          <w:rFonts w:ascii="General Sans" w:hAnsi="General Sans"/>
          <w:lang w:val="en-US"/>
        </w:rPr>
        <w:t>If the tip feels dry, lightly moisten it before placement. The aim is simply to make the surface slightly wet so that it can be positioned more comfortably. You can do this by:</w:t>
      </w:r>
    </w:p>
    <w:p w:rsidRPr="000C5744" w:rsidR="00ED411E" w:rsidP="00D83EFD" w:rsidRDefault="00ED411E" w14:paraId="15160FCA" w14:textId="2AC722A4">
      <w:pPr>
        <w:numPr>
          <w:ilvl w:val="0"/>
          <w:numId w:val="28"/>
        </w:numPr>
        <w:spacing w:before="100" w:beforeAutospacing="1" w:after="80" w:line="240" w:lineRule="auto"/>
        <w:ind w:left="714" w:hanging="357"/>
        <w:jc w:val="both"/>
        <w:rPr>
          <w:rFonts w:ascii="General Sans" w:hAnsi="General Sans"/>
          <w:lang w:val="en-US"/>
        </w:rPr>
      </w:pPr>
      <w:r w:rsidRPr="000C5744">
        <w:rPr>
          <w:rFonts w:ascii="General Sans" w:hAnsi="General Sans"/>
          <w:lang w:val="en-US"/>
        </w:rPr>
        <w:t>gently pushing</w:t>
      </w:r>
      <w:ins w:author="Kéri András" w:date="2026-10-07T09:50:00Z" w16du:dateUtc="2026-10-07T07:50:00Z" w:id="414">
        <w:r w:rsidR="006C337E">
          <w:rPr>
            <w:rFonts w:ascii="General Sans" w:hAnsi="General Sans"/>
            <w:lang w:val="en-US"/>
          </w:rPr>
          <w:t xml:space="preserve"> out</w:t>
        </w:r>
      </w:ins>
      <w:r w:rsidRPr="000C5744">
        <w:rPr>
          <w:rFonts w:ascii="General Sans" w:hAnsi="General Sans"/>
          <w:lang w:val="en-US"/>
        </w:rPr>
        <w:t xml:space="preserve"> a single drop of the bladder instillation solution through the UroDapter; or </w:t>
      </w:r>
    </w:p>
    <w:p w:rsidRPr="000C5744" w:rsidR="00ED411E" w:rsidP="00D83EFD" w:rsidRDefault="00ED411E" w14:paraId="0A687B4C" w14:textId="7FB2D3D2">
      <w:pPr>
        <w:numPr>
          <w:ilvl w:val="0"/>
          <w:numId w:val="28"/>
        </w:numPr>
        <w:spacing w:before="100" w:beforeAutospacing="1" w:after="100" w:afterAutospacing="1" w:line="240" w:lineRule="auto"/>
        <w:jc w:val="both"/>
        <w:rPr>
          <w:rFonts w:ascii="General Sans" w:hAnsi="General Sans"/>
          <w:lang w:val="en-US"/>
        </w:rPr>
      </w:pPr>
      <w:r w:rsidRPr="000C5744">
        <w:rPr>
          <w:rFonts w:ascii="General Sans" w:hAnsi="General Sans"/>
          <w:lang w:val="en-US"/>
        </w:rPr>
        <w:t xml:space="preserve">moistening the tip with a small amount of the povidone-iodine (Betadine) </w:t>
      </w:r>
      <w:del w:author="Kéri András" w:date="2026-10-07T09:50:00Z" w16du:dateUtc="2026-10-07T07:50:00Z" w:id="415">
        <w:r w:rsidRPr="000C5744" w:rsidDel="006C337E">
          <w:rPr>
            <w:rFonts w:ascii="General Sans" w:hAnsi="General Sans"/>
            <w:lang w:val="en-US"/>
          </w:rPr>
          <w:delText xml:space="preserve">already being </w:delText>
        </w:r>
      </w:del>
      <w:ins w:author="Kéri András" w:date="2026-10-07T09:50:00Z" w16du:dateUtc="2026-10-07T07:50:00Z" w:id="416">
        <w:r w:rsidR="006C337E">
          <w:rPr>
            <w:rFonts w:ascii="General Sans" w:hAnsi="General Sans"/>
            <w:lang w:val="en-US"/>
          </w:rPr>
          <w:t xml:space="preserve">having </w:t>
        </w:r>
      </w:ins>
      <w:r w:rsidRPr="000C5744">
        <w:rPr>
          <w:rFonts w:ascii="General Sans" w:hAnsi="General Sans"/>
          <w:lang w:val="en-US"/>
        </w:rPr>
        <w:t xml:space="preserve">used for disinfection. </w:t>
      </w:r>
    </w:p>
    <w:p w:rsidRPr="000C5744" w:rsidR="00ED411E" w:rsidP="00D83EFD" w:rsidRDefault="00ED411E" w14:paraId="654ECDF3" w14:textId="77777777">
      <w:pPr>
        <w:pStyle w:val="NormlWeb"/>
        <w:jc w:val="both"/>
        <w:rPr>
          <w:rFonts w:ascii="General Sans" w:hAnsi="General Sans"/>
          <w:lang w:val="en-US"/>
        </w:rPr>
      </w:pPr>
      <w:r w:rsidRPr="000C5744">
        <w:rPr>
          <w:rFonts w:ascii="General Sans" w:hAnsi="General Sans"/>
          <w:lang w:val="en-US"/>
        </w:rPr>
        <w:t>If comfortable, continue to keep the labia gently separated so your partner has a clear view of the urethral opening.</w:t>
      </w:r>
    </w:p>
    <w:p w:rsidRPr="000C5744" w:rsidR="00ED411E" w:rsidP="00D83EFD" w:rsidRDefault="00ED411E" w14:paraId="1B3FDE16" w14:textId="689B9AC4">
      <w:pPr>
        <w:pStyle w:val="NormlWeb"/>
        <w:jc w:val="both"/>
        <w:rPr>
          <w:rFonts w:ascii="General Sans" w:hAnsi="General Sans"/>
          <w:lang w:val="en-US"/>
        </w:rPr>
      </w:pPr>
      <w:r w:rsidRPr="000C5744">
        <w:rPr>
          <w:rFonts w:ascii="General Sans" w:hAnsi="General Sans"/>
          <w:lang w:val="en-US"/>
        </w:rPr>
        <w:t xml:space="preserve">Your partner should </w:t>
      </w:r>
      <w:del w:author="Kéri András" w:date="2026-10-07T09:50:00Z" w16du:dateUtc="2026-10-07T07:50:00Z" w:id="417">
        <w:r w:rsidRPr="000C5744" w:rsidDel="006C337E">
          <w:rPr>
            <w:rFonts w:ascii="General Sans" w:hAnsi="General Sans"/>
            <w:lang w:val="en-US"/>
          </w:rPr>
          <w:delText xml:space="preserve">place </w:delText>
        </w:r>
      </w:del>
      <w:ins w:author="Kéri András" w:date="2026-10-07T09:50:00Z" w16du:dateUtc="2026-10-07T07:50:00Z" w:id="418">
        <w:r w:rsidR="006C337E">
          <w:rPr>
            <w:rFonts w:ascii="General Sans" w:hAnsi="General Sans"/>
            <w:lang w:val="en-US"/>
          </w:rPr>
          <w:t xml:space="preserve">put </w:t>
        </w:r>
      </w:ins>
      <w:r w:rsidRPr="000C5744">
        <w:rPr>
          <w:rFonts w:ascii="General Sans" w:hAnsi="General Sans"/>
          <w:lang w:val="en-US"/>
        </w:rPr>
        <w:t>the tip of the UroDapter over the urethral opening and keep the syringe aligned with the natural direction of the urethra. Avoid approaching the opening at a steep or sideways angle.</w:t>
      </w:r>
    </w:p>
    <w:p w:rsidRPr="000C5744" w:rsidR="00ED411E" w:rsidP="00D83EFD" w:rsidRDefault="00ED411E" w14:paraId="7C37C0AA" w14:textId="77777777">
      <w:pPr>
        <w:pStyle w:val="NormlWeb"/>
        <w:jc w:val="both"/>
        <w:rPr>
          <w:rFonts w:ascii="General Sans" w:hAnsi="General Sans"/>
          <w:lang w:val="en-US"/>
        </w:rPr>
      </w:pPr>
      <w:r w:rsidRPr="000C5744">
        <w:rPr>
          <w:rFonts w:ascii="General Sans" w:hAnsi="General Sans"/>
          <w:lang w:val="en-US"/>
        </w:rPr>
        <w:t>Using gentle, controlled pressure, your partner should guide the UroDapter into position. A small scooping or “spooning” movement can help the adapter settle into the correct position beneath the pubic bone.</w:t>
      </w:r>
    </w:p>
    <w:p w:rsidRPr="000C5744" w:rsidR="00ED411E" w:rsidP="00D83EFD" w:rsidRDefault="00ED411E" w14:paraId="01E72F53" w14:textId="51DA974D">
      <w:pPr>
        <w:pStyle w:val="NormlWeb"/>
        <w:jc w:val="both"/>
        <w:rPr>
          <w:rFonts w:ascii="General Sans" w:hAnsi="General Sans"/>
          <w:lang w:val="en-US"/>
        </w:rPr>
      </w:pPr>
      <w:r w:rsidRPr="000C5744">
        <w:rPr>
          <w:rFonts w:ascii="General Sans" w:hAnsi="General Sans"/>
          <w:lang w:val="en-US"/>
        </w:rPr>
        <w:t xml:space="preserve">The movement should remain gentle and controlled. </w:t>
      </w:r>
      <w:r w:rsidRPr="000C5744">
        <w:rPr>
          <w:rStyle w:val="Kiemels2"/>
          <w:rFonts w:ascii="General Sans" w:hAnsi="General Sans"/>
          <w:b w:val="0"/>
          <w:bCs w:val="0"/>
          <w:color w:val="000000" w:themeColor="text1"/>
          <w:lang w:val="en-US"/>
        </w:rPr>
        <w:t>More pressure is not necessarily better.</w:t>
      </w:r>
      <w:r w:rsidRPr="000C5744">
        <w:rPr>
          <w:rFonts w:ascii="General Sans" w:hAnsi="General Sans"/>
          <w:lang w:val="en-US"/>
        </w:rPr>
        <w:t xml:space="preserve"> If your partner feels </w:t>
      </w:r>
      <w:ins w:author="Kéri András" w:date="2026-10-07T09:51:00Z" w16du:dateUtc="2026-10-07T07:51:00Z" w:id="419">
        <w:r w:rsidR="006C337E">
          <w:rPr>
            <w:rFonts w:ascii="General Sans" w:hAnsi="General Sans"/>
            <w:lang w:val="en-US"/>
          </w:rPr>
          <w:t xml:space="preserve">some </w:t>
        </w:r>
      </w:ins>
      <w:r w:rsidRPr="000C5744">
        <w:rPr>
          <w:rFonts w:ascii="General Sans" w:hAnsi="General Sans"/>
          <w:lang w:val="en-US"/>
        </w:rPr>
        <w:t>resistance or the UroDapter does not move comfortably into position, they should reduce the pressure, adjust the angle slightly, and try again rather than forcing it.</w:t>
      </w:r>
    </w:p>
    <w:p w:rsidRPr="000C5744" w:rsidR="00ED411E" w:rsidP="00D83EFD" w:rsidRDefault="00ED411E" w14:paraId="1D0F367B" w14:textId="77777777">
      <w:pPr>
        <w:pStyle w:val="NormlWeb"/>
        <w:jc w:val="both"/>
        <w:rPr>
          <w:rFonts w:ascii="General Sans" w:hAnsi="General Sans"/>
          <w:lang w:val="en-US"/>
        </w:rPr>
      </w:pPr>
      <w:r w:rsidRPr="000C5744">
        <w:rPr>
          <w:rFonts w:ascii="General Sans" w:hAnsi="General Sans"/>
          <w:lang w:val="en-US"/>
        </w:rPr>
        <w:t>You can also help by telling your partner if the position feels uncomfortable or if a small change in direction feels better.</w:t>
      </w:r>
    </w:p>
    <w:p w:rsidRPr="000C5744" w:rsidR="00ED411E" w:rsidP="00D83EFD" w:rsidRDefault="00ED411E" w14:paraId="6BA9D06B" w14:textId="60DAB7D5">
      <w:pPr>
        <w:pStyle w:val="NormlWeb"/>
        <w:jc w:val="both"/>
        <w:rPr>
          <w:rFonts w:ascii="General Sans" w:hAnsi="General Sans"/>
          <w:lang w:val="en-US"/>
        </w:rPr>
      </w:pPr>
      <w:r w:rsidRPr="000C5744">
        <w:rPr>
          <w:rFonts w:ascii="General Sans" w:hAnsi="General Sans"/>
          <w:lang w:val="en-US"/>
        </w:rPr>
        <w:t>Once the UroDapter appears correctly positioned and aligned, your partner should keep it steady in preparation for creating the seal</w:t>
      </w:r>
      <w:ins w:author="Kéri András" w:date="2026-10-07T09:51:00Z" w16du:dateUtc="2026-10-07T07:51:00Z" w:id="420">
        <w:r w:rsidR="006C337E">
          <w:rPr>
            <w:rFonts w:ascii="General Sans" w:hAnsi="General Sans"/>
            <w:lang w:val="en-US"/>
          </w:rPr>
          <w:t>ing</w:t>
        </w:r>
      </w:ins>
      <w:r w:rsidRPr="000C5744">
        <w:rPr>
          <w:rFonts w:ascii="General Sans" w:hAnsi="General Sans"/>
          <w:lang w:val="en-US"/>
        </w:rPr>
        <w:t xml:space="preserve"> and beginning the instillation.</w:t>
      </w:r>
    </w:p>
    <w:p w:rsidRPr="000C5744" w:rsidR="00ED411E" w:rsidP="00ED411E" w:rsidRDefault="00ED411E" w14:paraId="59B3ECA3" w14:textId="77777777">
      <w:pPr>
        <w:rPr>
          <w:rFonts w:ascii="General Sans" w:hAnsi="General Sans"/>
          <w:lang w:val="en-US"/>
        </w:rPr>
      </w:pPr>
    </w:p>
    <w:p w:rsidRPr="000C5744" w:rsidR="00ED411E" w:rsidP="6937F334" w:rsidRDefault="00ED411E" w14:paraId="6689FCE8" w14:textId="51F3A599">
      <w:pPr>
        <w:pStyle w:val="Cmsor2"/>
        <w:numPr>
          <w:ilvl w:val="0"/>
          <w:numId w:val="31"/>
        </w:numPr>
        <w:rPr>
          <w:rFonts w:ascii="General Sans Semibold" w:hAnsi="General Sans Semibold" w:eastAsia="Times New Roman"/>
          <w:b w:val="1"/>
          <w:bCs w:val="1"/>
          <w:color w:val="156082" w:themeColor="accent1"/>
          <w:sz w:val="28"/>
          <w:szCs w:val="28"/>
          <w:lang w:val="hu-HU"/>
        </w:rPr>
      </w:pPr>
      <w:bookmarkStart w:name="_Create_and_maintain_2" w:id="421"/>
      <w:bookmarkEnd w:id="421"/>
      <w:r w:rsidRPr="6937F334" w:rsidR="00ED411E">
        <w:rPr>
          <w:rFonts w:ascii="General Sans Semibold" w:hAnsi="General Sans Semibold" w:eastAsia="Times New Roman"/>
          <w:b w:val="1"/>
          <w:bCs w:val="1"/>
          <w:color w:val="156082" w:themeColor="accent1" w:themeTint="FF" w:themeShade="FF"/>
          <w:sz w:val="28"/>
          <w:szCs w:val="28"/>
          <w:lang w:val="hu-HU"/>
        </w:rPr>
        <w:t>Create and maintain the seal</w:t>
      </w:r>
      <w:ins w:author="Kéri András" w:date="2026-10-07T09:52:00Z" w16du:dateUtc="2026-10-07T07:52:00Z" w:id="1236114956">
        <w:r w:rsidRPr="6937F334" w:rsidR="006C337E">
          <w:rPr>
            <w:rFonts w:ascii="General Sans Semibold" w:hAnsi="General Sans Semibold" w:eastAsia="Times New Roman"/>
            <w:b w:val="1"/>
            <w:bCs w:val="1"/>
            <w:color w:val="156082" w:themeColor="accent1" w:themeTint="FF" w:themeShade="FF"/>
            <w:sz w:val="28"/>
            <w:szCs w:val="28"/>
            <w:lang w:val="hu-HU"/>
          </w:rPr>
          <w:t>ing</w:t>
        </w:r>
      </w:ins>
      <w:r w:rsidRPr="6937F334" w:rsidR="005E4C88">
        <w:rPr>
          <w:rFonts w:ascii="General Sans Semibold" w:hAnsi="General Sans Semibold" w:eastAsia="Times New Roman"/>
          <w:b w:val="1"/>
          <w:bCs w:val="1"/>
          <w:color w:val="FFFFFF" w:themeColor="background1" w:themeTint="FF" w:themeShade="FF"/>
          <w:sz w:val="28"/>
          <w:szCs w:val="28"/>
          <w:lang w:val="hu-HU"/>
        </w:rPr>
        <w:t xml:space="preserve"> ..</w:t>
      </w:r>
    </w:p>
    <w:p w:rsidRPr="000C5744" w:rsidR="00ED411E" w:rsidP="00D83EFD" w:rsidRDefault="00ED411E" w14:paraId="77565DD4" w14:textId="3D831F77">
      <w:pPr>
        <w:pStyle w:val="NormlWeb"/>
        <w:jc w:val="both"/>
        <w:rPr>
          <w:rFonts w:ascii="General Sans" w:hAnsi="General Sans"/>
          <w:lang w:val="en-US"/>
        </w:rPr>
      </w:pPr>
      <w:r w:rsidRPr="000C5744">
        <w:rPr>
          <w:rFonts w:ascii="General Sans" w:hAnsi="General Sans"/>
          <w:lang w:val="en-US"/>
        </w:rPr>
        <w:t xml:space="preserve">Before starting the instillation, take a slow, deep breath and consciously relax your pelvic area and </w:t>
      </w:r>
      <w:ins w:author="Kéri András" w:date="2026-10-07T09:52:00Z" w16du:dateUtc="2026-10-07T07:52:00Z" w:id="423">
        <w:r w:rsidR="006C337E">
          <w:rPr>
            <w:rFonts w:ascii="General Sans" w:hAnsi="General Sans"/>
            <w:lang w:val="en-US"/>
          </w:rPr>
          <w:t xml:space="preserve">your </w:t>
        </w:r>
      </w:ins>
      <w:r w:rsidRPr="000C5744">
        <w:rPr>
          <w:rFonts w:ascii="General Sans" w:hAnsi="General Sans"/>
          <w:lang w:val="en-US"/>
        </w:rPr>
        <w:t>urinary sphincter. Try not to tighten the muscles around the urethra, as this can make positioning and instillation more difficult.</w:t>
      </w:r>
    </w:p>
    <w:p w:rsidRPr="000C5744" w:rsidR="00ED411E" w:rsidP="00D83EFD" w:rsidRDefault="00ED411E" w14:paraId="475A8A3F" w14:textId="6364E34F">
      <w:pPr>
        <w:pStyle w:val="NormlWeb"/>
        <w:jc w:val="both"/>
        <w:rPr>
          <w:rFonts w:ascii="General Sans" w:hAnsi="General Sans"/>
          <w:lang w:val="en-US"/>
        </w:rPr>
      </w:pPr>
      <w:r w:rsidRPr="000C5744">
        <w:rPr>
          <w:rFonts w:ascii="General Sans" w:hAnsi="General Sans"/>
          <w:lang w:val="en-US"/>
        </w:rPr>
        <w:t xml:space="preserve">While you remain relaxed, your partner should gently but steadily </w:t>
      </w:r>
      <w:del w:author="Kéri András" w:date="2026-10-07T09:52:00Z" w16du:dateUtc="2026-10-07T07:52:00Z" w:id="424">
        <w:r w:rsidRPr="000C5744" w:rsidDel="006C337E">
          <w:rPr>
            <w:rFonts w:ascii="General Sans" w:hAnsi="General Sans"/>
            <w:lang w:val="en-US"/>
          </w:rPr>
          <w:delText xml:space="preserve">advance </w:delText>
        </w:r>
      </w:del>
      <w:ins w:author="Kéri András" w:date="2026-10-07T09:52:00Z" w16du:dateUtc="2026-10-07T07:52:00Z" w:id="425">
        <w:r w:rsidR="006C337E">
          <w:rPr>
            <w:rFonts w:ascii="General Sans" w:hAnsi="General Sans"/>
            <w:lang w:val="en-US"/>
          </w:rPr>
          <w:t xml:space="preserve">introduce </w:t>
        </w:r>
      </w:ins>
      <w:r w:rsidRPr="000C5744">
        <w:rPr>
          <w:rFonts w:ascii="General Sans" w:hAnsi="General Sans"/>
          <w:lang w:val="en-US"/>
        </w:rPr>
        <w:t>the UroDapter into the urethral opening until the sealing collar sits fully against the opening and makes even contact all the way around. This requires only a short advancement - typically about 6–8 mm - until the sealing collar makes full contact.</w:t>
      </w:r>
    </w:p>
    <w:p w:rsidRPr="006C337E" w:rsidR="00D83EFD" w:rsidP="00D83EFD" w:rsidRDefault="00D83EFD" w14:paraId="2E083360" w14:textId="21C5F8AB">
      <w:pPr>
        <w:pStyle w:val="NormlWeb"/>
        <w:jc w:val="center"/>
        <w:rPr>
          <w:rFonts w:ascii="General Sans" w:hAnsi="General Sans"/>
          <w:lang w:val="en-US"/>
        </w:rPr>
      </w:pPr>
      <w:r w:rsidRPr="006C337E">
        <w:rPr>
          <w:rFonts w:ascii="General Sans" w:hAnsi="General Sans"/>
          <w:noProof/>
          <w:lang w:val="en-US"/>
          <w14:ligatures w14:val="standardContextual"/>
        </w:rPr>
        <w:drawing>
          <wp:inline distT="0" distB="0" distL="0" distR="0" wp14:anchorId="42E176FC" wp14:editId="5E9E8A98">
            <wp:extent cx="3016596" cy="2008613"/>
            <wp:effectExtent l="38100" t="38100" r="95250" b="86995"/>
            <wp:docPr id="8720167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16012" name="Picture 32781601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075138" cy="2047593"/>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rsidRPr="006C337E" w:rsidR="00ED411E" w:rsidP="00D83EFD" w:rsidRDefault="00ED411E" w14:paraId="777672DE" w14:textId="77777777">
      <w:pPr>
        <w:pStyle w:val="NormlWeb"/>
        <w:jc w:val="both"/>
        <w:rPr>
          <w:rFonts w:ascii="General Sans" w:hAnsi="General Sans"/>
          <w:lang w:val="en-US"/>
        </w:rPr>
      </w:pPr>
      <w:r w:rsidRPr="006C337E">
        <w:rPr>
          <w:rFonts w:ascii="General Sans" w:hAnsi="General Sans"/>
          <w:lang w:val="en-US"/>
        </w:rPr>
        <w:t>Your partner should maintain steady, controlled inward pressure so the collar stays in full contact with the urethral opening and forms a watertight seal. The pressure should be firm enough to keep the UroDapter securely in position and prevent leakage, but it should not require excessive force or cause significant discomfort.</w:t>
      </w:r>
    </w:p>
    <w:p w:rsidRPr="006C337E" w:rsidR="00ED411E" w:rsidP="00D83EFD" w:rsidRDefault="00ED411E" w14:paraId="1621A2A4" w14:textId="77777777">
      <w:pPr>
        <w:pStyle w:val="NormlWeb"/>
        <w:jc w:val="both"/>
        <w:rPr>
          <w:rFonts w:ascii="General Sans" w:hAnsi="General Sans"/>
          <w:lang w:val="en-US"/>
        </w:rPr>
      </w:pPr>
      <w:r w:rsidRPr="006C337E">
        <w:rPr>
          <w:rFonts w:ascii="General Sans" w:hAnsi="General Sans"/>
          <w:lang w:val="en-US"/>
        </w:rPr>
        <w:t>At the same time, the syringe and UroDapter should remain aligned with the natural direction of the urethra. If the position feels uncomfortable or the pressure feels excessive, tell your partner so they can make a small adjustment before continuing.</w:t>
      </w:r>
    </w:p>
    <w:p w:rsidRPr="006C337E" w:rsidR="00ED411E" w:rsidP="00D83EFD" w:rsidRDefault="00ED411E" w14:paraId="236927F3" w14:textId="09E30E12">
      <w:pPr>
        <w:pStyle w:val="NormlWeb"/>
        <w:jc w:val="both"/>
        <w:rPr>
          <w:rFonts w:ascii="General Sans" w:hAnsi="General Sans"/>
          <w:lang w:val="en-US"/>
        </w:rPr>
      </w:pPr>
      <w:r w:rsidRPr="006C337E">
        <w:rPr>
          <w:rFonts w:ascii="General Sans" w:hAnsi="General Sans"/>
          <w:lang w:val="en-US"/>
        </w:rPr>
        <w:t>Once the seal</w:t>
      </w:r>
      <w:ins w:author="Kéri András" w:date="2026-10-07T09:53:00Z" w16du:dateUtc="2026-10-07T07:53:00Z" w:id="426">
        <w:r w:rsidR="003517A4">
          <w:rPr>
            <w:rFonts w:ascii="General Sans" w:hAnsi="General Sans"/>
            <w:lang w:val="en-US"/>
          </w:rPr>
          <w:t>ing</w:t>
        </w:r>
      </w:ins>
      <w:r w:rsidRPr="006C337E">
        <w:rPr>
          <w:rFonts w:ascii="General Sans" w:hAnsi="General Sans"/>
          <w:lang w:val="en-US"/>
        </w:rPr>
        <w:t xml:space="preserve"> feels </w:t>
      </w:r>
      <w:del w:author="Kéri András" w:date="2026-10-07T09:53:00Z" w16du:dateUtc="2026-10-07T07:53:00Z" w:id="427">
        <w:r w:rsidRPr="006C337E" w:rsidDel="003517A4">
          <w:rPr>
            <w:rFonts w:ascii="General Sans" w:hAnsi="General Sans"/>
            <w:lang w:val="en-US"/>
          </w:rPr>
          <w:delText>stable</w:delText>
        </w:r>
      </w:del>
      <w:ins w:author="Kéri András" w:date="2026-10-07T09:53:00Z" w16du:dateUtc="2026-10-07T07:53:00Z" w:id="428">
        <w:r w:rsidR="003517A4">
          <w:rPr>
            <w:rFonts w:ascii="General Sans" w:hAnsi="General Sans"/>
            <w:lang w:val="en-US"/>
          </w:rPr>
          <w:t>proper</w:t>
        </w:r>
      </w:ins>
      <w:r w:rsidRPr="006C337E">
        <w:rPr>
          <w:rFonts w:ascii="General Sans" w:hAnsi="General Sans"/>
          <w:lang w:val="en-US"/>
        </w:rPr>
        <w:t>, your partner should maintain the same pressure and alignment while beginning the instillation.</w:t>
      </w:r>
    </w:p>
    <w:p w:rsidRPr="006C337E" w:rsidR="00ED411E" w:rsidP="00ED411E" w:rsidRDefault="00ED411E" w14:paraId="142E5BDD" w14:textId="77777777">
      <w:pPr>
        <w:pStyle w:val="NormlWeb"/>
        <w:rPr>
          <w:rFonts w:ascii="General Sans Semibold" w:hAnsi="General Sans Semibold"/>
          <w:b/>
          <w:bCs/>
          <w:i/>
          <w:iCs/>
          <w:color w:val="156082" w:themeColor="accent1"/>
          <w:lang w:val="en-US"/>
        </w:rPr>
      </w:pPr>
      <w:r w:rsidRPr="006C337E">
        <w:rPr>
          <w:rFonts w:ascii="General Sans Semibold" w:hAnsi="General Sans Semibold"/>
          <w:b/>
          <w:bCs/>
          <w:i/>
          <w:iCs/>
          <w:color w:val="156082" w:themeColor="accent1"/>
          <w:lang w:val="en-US"/>
        </w:rPr>
        <w:t>Practical tips from experienced users</w:t>
      </w:r>
    </w:p>
    <w:p w:rsidRPr="006C337E" w:rsidR="00ED411E" w:rsidP="00D83EFD" w:rsidRDefault="00ED411E" w14:paraId="5186E4CE" w14:textId="77777777">
      <w:pPr>
        <w:pStyle w:val="NormlWeb"/>
        <w:numPr>
          <w:ilvl w:val="0"/>
          <w:numId w:val="30"/>
        </w:numPr>
        <w:spacing w:after="80" w:afterAutospacing="0"/>
        <w:ind w:left="714" w:hanging="357"/>
        <w:rPr>
          <w:rFonts w:ascii="General Sans" w:hAnsi="General Sans"/>
          <w:lang w:val="en-US"/>
        </w:rPr>
      </w:pPr>
      <w:r w:rsidRPr="006C337E">
        <w:rPr>
          <w:rFonts w:ascii="General Sans" w:hAnsi="General Sans"/>
          <w:lang w:val="en-US"/>
        </w:rPr>
        <w:t xml:space="preserve">Slow, even breathing can make it easier to relax the pelvic floor. </w:t>
      </w:r>
    </w:p>
    <w:p w:rsidRPr="006C337E" w:rsidR="00ED411E" w:rsidP="00D83EFD" w:rsidRDefault="00ED411E" w14:paraId="3F04A387" w14:textId="31373813">
      <w:pPr>
        <w:pStyle w:val="NormlWeb"/>
        <w:numPr>
          <w:ilvl w:val="0"/>
          <w:numId w:val="30"/>
        </w:numPr>
        <w:spacing w:after="80" w:afterAutospacing="0"/>
        <w:ind w:left="714" w:hanging="357"/>
        <w:rPr>
          <w:rFonts w:ascii="General Sans" w:hAnsi="General Sans"/>
          <w:lang w:val="en-US"/>
        </w:rPr>
      </w:pPr>
      <w:r w:rsidRPr="006C337E">
        <w:rPr>
          <w:rFonts w:ascii="General Sans" w:hAnsi="General Sans"/>
          <w:lang w:val="en-US"/>
        </w:rPr>
        <w:t xml:space="preserve">Try to avoid tightening the muscles around the urethra when the adapter is </w:t>
      </w:r>
      <w:del w:author="Kéri András" w:date="2026-10-07T09:54:00Z" w16du:dateUtc="2026-10-07T07:54:00Z" w:id="429">
        <w:r w:rsidRPr="006C337E" w:rsidDel="003517A4">
          <w:rPr>
            <w:rFonts w:ascii="General Sans" w:hAnsi="General Sans"/>
            <w:lang w:val="en-US"/>
          </w:rPr>
          <w:delText>advanced</w:delText>
        </w:r>
      </w:del>
      <w:ins w:author="Kéri András" w:date="2026-10-07T09:54:00Z" w16du:dateUtc="2026-10-07T07:54:00Z" w:id="430">
        <w:r w:rsidR="003517A4">
          <w:rPr>
            <w:rFonts w:ascii="General Sans" w:hAnsi="General Sans"/>
            <w:lang w:val="en-US"/>
          </w:rPr>
          <w:t>in the urethral orifice</w:t>
        </w:r>
      </w:ins>
      <w:r w:rsidRPr="006C337E">
        <w:rPr>
          <w:rFonts w:ascii="General Sans" w:hAnsi="General Sans"/>
          <w:lang w:val="en-US"/>
        </w:rPr>
        <w:t>.</w:t>
      </w:r>
    </w:p>
    <w:p w:rsidRPr="006C337E" w:rsidR="00ED411E" w:rsidP="00D83EFD" w:rsidRDefault="00ED411E" w14:paraId="30025314" w14:textId="77777777">
      <w:pPr>
        <w:pStyle w:val="NormlWeb"/>
        <w:numPr>
          <w:ilvl w:val="0"/>
          <w:numId w:val="30"/>
        </w:numPr>
        <w:spacing w:after="80" w:afterAutospacing="0"/>
        <w:ind w:left="714" w:hanging="357"/>
        <w:rPr>
          <w:rFonts w:ascii="General Sans" w:hAnsi="General Sans"/>
          <w:lang w:val="en-US"/>
        </w:rPr>
      </w:pPr>
      <w:r w:rsidRPr="006C337E">
        <w:rPr>
          <w:rFonts w:ascii="General Sans" w:hAnsi="General Sans"/>
          <w:lang w:val="en-US"/>
        </w:rPr>
        <w:t xml:space="preserve">A stable seal should feel firm, but not forceful. </w:t>
      </w:r>
    </w:p>
    <w:p w:rsidRPr="006C337E" w:rsidR="00ED411E" w:rsidP="00ED411E" w:rsidRDefault="00ED411E" w14:paraId="6439E25B" w14:textId="096FCB99">
      <w:pPr>
        <w:pStyle w:val="NormlWeb"/>
        <w:numPr>
          <w:ilvl w:val="0"/>
          <w:numId w:val="30"/>
        </w:numPr>
        <w:rPr>
          <w:rFonts w:ascii="General Sans" w:hAnsi="General Sans"/>
          <w:lang w:val="en-US"/>
        </w:rPr>
      </w:pPr>
      <w:r w:rsidRPr="006C337E">
        <w:rPr>
          <w:rFonts w:ascii="General Sans" w:hAnsi="General Sans"/>
          <w:lang w:val="en-US"/>
        </w:rPr>
        <w:t>If maintaining the seal requires increasingly strong pressure, the angle or position may need adjustment</w:t>
      </w:r>
      <w:ins w:author="Kéri András" w:date="2026-10-07T09:54:00Z" w16du:dateUtc="2026-10-07T07:54:00Z" w:id="431">
        <w:r w:rsidR="003517A4">
          <w:rPr>
            <w:rFonts w:ascii="General Sans" w:hAnsi="General Sans"/>
            <w:lang w:val="en-US"/>
          </w:rPr>
          <w:t>s</w:t>
        </w:r>
      </w:ins>
      <w:r w:rsidRPr="006C337E">
        <w:rPr>
          <w:rFonts w:ascii="General Sans" w:hAnsi="General Sans"/>
          <w:lang w:val="en-US"/>
        </w:rPr>
        <w:t>.</w:t>
      </w:r>
    </w:p>
    <w:p w:rsidRPr="006C337E" w:rsidR="00D83EFD" w:rsidP="00D83EFD" w:rsidRDefault="00D83EFD" w14:paraId="350FB38B" w14:textId="77777777">
      <w:pPr>
        <w:pStyle w:val="NormlWeb"/>
        <w:ind w:left="720"/>
        <w:rPr>
          <w:rFonts w:ascii="General Sans" w:hAnsi="General Sans"/>
          <w:lang w:val="en-US"/>
        </w:rPr>
      </w:pPr>
    </w:p>
    <w:p w:rsidRPr="006C337E" w:rsidR="00ED411E" w:rsidP="6937F334" w:rsidRDefault="00ED411E" w14:paraId="36B26774" w14:textId="4244E376">
      <w:pPr>
        <w:pStyle w:val="Cmsor2"/>
        <w:numPr>
          <w:ilvl w:val="0"/>
          <w:numId w:val="31"/>
        </w:numPr>
        <w:rPr>
          <w:rFonts w:ascii="General Sans Semibold" w:hAnsi="General Sans Semibold" w:eastAsia="Times New Roman"/>
          <w:b w:val="1"/>
          <w:bCs w:val="1"/>
          <w:color w:val="156082" w:themeColor="accent1"/>
          <w:sz w:val="28"/>
          <w:szCs w:val="28"/>
          <w:lang w:val="hu-HU"/>
        </w:rPr>
      </w:pPr>
      <w:bookmarkStart w:name="_Instill_the_solution_2" w:id="432"/>
      <w:bookmarkEnd w:id="432"/>
      <w:r w:rsidRPr="6937F334" w:rsidR="00ED411E">
        <w:rPr>
          <w:rFonts w:ascii="General Sans Semibold" w:hAnsi="General Sans Semibold" w:eastAsia="Times New Roman"/>
          <w:b w:val="1"/>
          <w:bCs w:val="1"/>
          <w:color w:val="156082" w:themeColor="accent1" w:themeTint="FF" w:themeShade="FF"/>
          <w:sz w:val="28"/>
          <w:szCs w:val="28"/>
          <w:lang w:val="hu-HU"/>
        </w:rPr>
        <w:t>Instill the solution</w:t>
      </w:r>
      <w:r w:rsidRPr="6937F334" w:rsidR="005E4C88">
        <w:rPr>
          <w:rFonts w:ascii="General Sans Semibold" w:hAnsi="General Sans Semibold" w:eastAsia="Times New Roman"/>
          <w:b w:val="1"/>
          <w:bCs w:val="1"/>
          <w:color w:val="FFFFFF" w:themeColor="background1" w:themeTint="FF" w:themeShade="FF"/>
          <w:sz w:val="28"/>
          <w:szCs w:val="28"/>
          <w:lang w:val="hu-HU"/>
        </w:rPr>
        <w:t xml:space="preserve"> ..</w:t>
      </w:r>
    </w:p>
    <w:p w:rsidRPr="006C337E" w:rsidR="00ED411E" w:rsidP="00CA288A" w:rsidRDefault="00ED411E" w14:paraId="738F1708" w14:textId="77777777">
      <w:pPr>
        <w:pStyle w:val="pdq2pgselectionanchorcontainer"/>
        <w:jc w:val="both"/>
        <w:rPr>
          <w:rFonts w:ascii="General Sans" w:hAnsi="General Sans"/>
          <w:lang w:val="en-US"/>
        </w:rPr>
      </w:pPr>
      <w:r w:rsidRPr="006C337E">
        <w:rPr>
          <w:rFonts w:ascii="General Sans" w:hAnsi="General Sans"/>
          <w:lang w:val="en-US"/>
        </w:rPr>
        <w:t>Once the UroDapter is correctly positioned and the seal is stable, keep your pelvic area relaxed and continue breathing slowly and evenly.</w:t>
      </w:r>
    </w:p>
    <w:p w:rsidRPr="006C337E" w:rsidR="00ED411E" w:rsidP="00CA288A" w:rsidRDefault="00ED411E" w14:paraId="5373941A" w14:textId="22A5D550">
      <w:pPr>
        <w:pStyle w:val="NormlWeb"/>
        <w:jc w:val="both"/>
        <w:rPr>
          <w:rFonts w:ascii="General Sans" w:hAnsi="General Sans"/>
          <w:lang w:val="en-US"/>
        </w:rPr>
      </w:pPr>
      <w:r w:rsidRPr="006C337E">
        <w:rPr>
          <w:rFonts w:ascii="General Sans" w:hAnsi="General Sans"/>
          <w:lang w:val="en-US"/>
        </w:rPr>
        <w:t xml:space="preserve">Your partner should maintain the same alignment and steady inward pressure on the UroDapter while slowly </w:t>
      </w:r>
      <w:del w:author="Kéri András" w:date="2026-10-07T09:54:00Z" w16du:dateUtc="2026-10-07T07:54:00Z" w:id="433">
        <w:r w:rsidRPr="006C337E" w:rsidDel="00C6031A">
          <w:rPr>
            <w:rFonts w:ascii="General Sans" w:hAnsi="General Sans"/>
            <w:lang w:val="en-US"/>
          </w:rPr>
          <w:delText>de</w:delText>
        </w:r>
      </w:del>
      <w:r w:rsidRPr="006C337E">
        <w:rPr>
          <w:rFonts w:ascii="General Sans" w:hAnsi="General Sans"/>
          <w:lang w:val="en-US"/>
        </w:rPr>
        <w:t>pressing the syringe plunger. The solution should be instilled at a slow-to-moderate, controlled pace.</w:t>
      </w:r>
    </w:p>
    <w:p w:rsidRPr="006C337E" w:rsidR="00ED411E" w:rsidP="00CA288A" w:rsidRDefault="00ED411E" w14:paraId="14058F93" w14:textId="77777777">
      <w:pPr>
        <w:pStyle w:val="NormlWeb"/>
        <w:jc w:val="both"/>
        <w:rPr>
          <w:rFonts w:ascii="General Sans" w:hAnsi="General Sans"/>
          <w:lang w:val="en-US"/>
        </w:rPr>
      </w:pPr>
      <w:r w:rsidRPr="006C337E">
        <w:rPr>
          <w:rFonts w:ascii="General Sans" w:hAnsi="General Sans"/>
          <w:lang w:val="en-US"/>
        </w:rPr>
        <w:t>The fluid should flow smoothly with steady, controlled pressure on the plunger. Some pressure is normally needed, but it should not require forceful pushing. With practice, your partner will become familiar with the usual amount of pressure needed and will be better able to recognize when resistance increases.</w:t>
      </w:r>
    </w:p>
    <w:p w:rsidRPr="006C337E" w:rsidR="00ED411E" w:rsidP="00CA288A" w:rsidRDefault="00ED411E" w14:paraId="3461C3FC" w14:textId="77777777">
      <w:pPr>
        <w:pStyle w:val="NormlWeb"/>
        <w:jc w:val="both"/>
        <w:rPr>
          <w:rFonts w:ascii="General Sans" w:hAnsi="General Sans"/>
          <w:lang w:val="en-US"/>
        </w:rPr>
      </w:pPr>
      <w:r w:rsidRPr="006C337E">
        <w:rPr>
          <w:rFonts w:ascii="General Sans" w:hAnsi="General Sans"/>
          <w:lang w:val="en-US"/>
        </w:rPr>
        <w:t>During the instillation, tell your partner if you feel increasing discomfort, unusual pressure, or if the position no longer feels right. Your partner should not compensate by simply pushing harder on the syringe or increasing the pressure of the UroDapter.</w:t>
      </w:r>
    </w:p>
    <w:p w:rsidRPr="006C337E" w:rsidR="00ED411E" w:rsidP="00CA288A" w:rsidRDefault="00ED411E" w14:paraId="25A85C43" w14:textId="77777777">
      <w:pPr>
        <w:pStyle w:val="NormlWeb"/>
        <w:jc w:val="both"/>
        <w:rPr>
          <w:rFonts w:ascii="General Sans" w:hAnsi="General Sans"/>
          <w:lang w:val="en-US"/>
        </w:rPr>
      </w:pPr>
      <w:r w:rsidRPr="006C337E">
        <w:rPr>
          <w:rFonts w:ascii="General Sans" w:hAnsi="General Sans"/>
          <w:lang w:val="en-US"/>
        </w:rPr>
        <w:t>Your partner should keep the UroDapter pressed steadily into position until the prescribed volume has been delivered.</w:t>
      </w:r>
    </w:p>
    <w:p w:rsidRPr="006C337E" w:rsidR="00ED411E" w:rsidP="00CA288A" w:rsidRDefault="00ED411E" w14:paraId="46E83548" w14:textId="77777777">
      <w:pPr>
        <w:pStyle w:val="NormlWeb"/>
        <w:jc w:val="both"/>
        <w:rPr>
          <w:rFonts w:ascii="General Sans" w:hAnsi="General Sans"/>
          <w:lang w:val="en-US"/>
        </w:rPr>
      </w:pPr>
      <w:r w:rsidRPr="006C337E">
        <w:rPr>
          <w:rFonts w:ascii="General Sans" w:hAnsi="General Sans"/>
          <w:lang w:val="en-US"/>
        </w:rPr>
        <w:t>Once the instillation is complete, your partner should gently remove the UroDapter. A few drops of solution may leak out after removal; this is usually insignificant and does not necessarily mean that the instillation was unsuccessful.</w:t>
      </w:r>
    </w:p>
    <w:p w:rsidRPr="006C337E" w:rsidR="00ED411E" w:rsidP="00CA288A" w:rsidRDefault="00ED411E" w14:paraId="5550D4CF" w14:textId="2E50FFDD">
      <w:pPr>
        <w:pStyle w:val="NormlWeb"/>
        <w:jc w:val="both"/>
        <w:rPr>
          <w:rFonts w:ascii="General Sans" w:hAnsi="General Sans"/>
          <w:lang w:val="en-US"/>
        </w:rPr>
      </w:pPr>
      <w:r w:rsidRPr="006C337E">
        <w:rPr>
          <w:rFonts w:ascii="General Sans" w:hAnsi="General Sans"/>
          <w:lang w:val="en-US"/>
        </w:rPr>
        <w:t xml:space="preserve">If leakage or </w:t>
      </w:r>
      <w:del w:author="Kéri András" w:date="2026-10-07T09:56:00Z" w16du:dateUtc="2026-10-07T07:56:00Z" w:id="434">
        <w:r w:rsidRPr="006C337E" w:rsidDel="00C6031A">
          <w:rPr>
            <w:rFonts w:ascii="General Sans" w:hAnsi="General Sans"/>
            <w:lang w:val="en-US"/>
          </w:rPr>
          <w:delText xml:space="preserve">marked </w:delText>
        </w:r>
      </w:del>
      <w:ins w:author="Kéri András" w:date="2026-10-07T09:56:00Z" w16du:dateUtc="2026-10-07T07:56:00Z" w:id="435">
        <w:r w:rsidR="00C6031A">
          <w:rPr>
            <w:rFonts w:ascii="General Sans" w:hAnsi="General Sans"/>
            <w:lang w:val="en-US"/>
          </w:rPr>
          <w:t xml:space="preserve">significant </w:t>
        </w:r>
      </w:ins>
      <w:r w:rsidRPr="006C337E">
        <w:rPr>
          <w:rFonts w:ascii="General Sans" w:hAnsi="General Sans"/>
          <w:lang w:val="en-US"/>
        </w:rPr>
        <w:t>resistance occurs during the instillation, pause and use the guidance in the next section to adjust the position, pressure, or alignment before continuing.</w:t>
      </w:r>
    </w:p>
    <w:p w:rsidRPr="006C337E" w:rsidR="00ED411E" w:rsidP="00ED411E" w:rsidRDefault="00ED411E" w14:paraId="1900F83F" w14:textId="77777777">
      <w:pPr>
        <w:pStyle w:val="isselectedend"/>
        <w:rPr>
          <w:rFonts w:ascii="General Sans" w:hAnsi="General Sans"/>
          <w:lang w:val="en-US"/>
        </w:rPr>
      </w:pPr>
    </w:p>
    <w:p w:rsidRPr="006C337E" w:rsidR="00ED411E" w:rsidP="6937F334" w:rsidRDefault="00ED411E" w14:paraId="554043B4" w14:textId="0AC500EF">
      <w:pPr>
        <w:pStyle w:val="Cmsor2"/>
        <w:numPr>
          <w:ilvl w:val="0"/>
          <w:numId w:val="31"/>
        </w:numPr>
        <w:rPr>
          <w:rFonts w:ascii="General Sans Semibold" w:hAnsi="General Sans Semibold" w:eastAsia="Times New Roman"/>
          <w:b w:val="1"/>
          <w:bCs w:val="1"/>
          <w:color w:val="156082" w:themeColor="accent1"/>
          <w:sz w:val="28"/>
          <w:szCs w:val="28"/>
          <w:lang w:val="hu-HU"/>
        </w:rPr>
      </w:pPr>
      <w:bookmarkStart w:name="_Use_leakage_or_2" w:id="436"/>
      <w:bookmarkEnd w:id="436"/>
      <w:r w:rsidRPr="6937F334" w:rsidR="00ED411E">
        <w:rPr>
          <w:rFonts w:ascii="General Sans Semibold" w:hAnsi="General Sans Semibold" w:eastAsia="Times New Roman"/>
          <w:b w:val="1"/>
          <w:bCs w:val="1"/>
          <w:color w:val="156082" w:themeColor="accent1" w:themeTint="FF" w:themeShade="FF"/>
          <w:sz w:val="28"/>
          <w:szCs w:val="28"/>
          <w:lang w:val="hu-HU"/>
        </w:rPr>
        <w:t>Use leakage or resistance as feedback</w:t>
      </w:r>
      <w:r w:rsidRPr="6937F334" w:rsidR="005E4C88">
        <w:rPr>
          <w:rFonts w:ascii="General Sans Semibold" w:hAnsi="General Sans Semibold" w:eastAsia="Times New Roman"/>
          <w:b w:val="1"/>
          <w:bCs w:val="1"/>
          <w:color w:val="FFFFFF" w:themeColor="background1" w:themeTint="FF" w:themeShade="FF"/>
          <w:sz w:val="28"/>
          <w:szCs w:val="28"/>
          <w:lang w:val="hu-HU"/>
        </w:rPr>
        <w:t xml:space="preserve"> ..</w:t>
      </w:r>
    </w:p>
    <w:p w:rsidRPr="006C337E" w:rsidR="00ED411E" w:rsidP="00CA288A" w:rsidRDefault="00ED411E" w14:paraId="432C242E" w14:textId="636C6E66">
      <w:pPr>
        <w:pStyle w:val="pdq2pgselectionanchorcontainer"/>
        <w:jc w:val="both"/>
        <w:rPr>
          <w:rFonts w:ascii="General Sans" w:hAnsi="General Sans"/>
          <w:lang w:val="en-US"/>
        </w:rPr>
      </w:pPr>
      <w:r w:rsidRPr="006C337E">
        <w:rPr>
          <w:rFonts w:ascii="General Sans" w:hAnsi="General Sans"/>
          <w:lang w:val="en-US"/>
        </w:rPr>
        <w:t xml:space="preserve">Leakage and resistance are useful signs that the position, </w:t>
      </w:r>
      <w:ins w:author="Kéri András" w:date="2026-10-07T09:56:00Z" w16du:dateUtc="2026-10-07T07:56:00Z" w:id="437">
        <w:r w:rsidR="00C6031A">
          <w:rPr>
            <w:rFonts w:ascii="General Sans" w:hAnsi="General Sans"/>
            <w:lang w:val="en-US"/>
          </w:rPr>
          <w:t xml:space="preserve">the </w:t>
        </w:r>
      </w:ins>
      <w:r w:rsidRPr="006C337E">
        <w:rPr>
          <w:rFonts w:ascii="General Sans" w:hAnsi="General Sans"/>
          <w:lang w:val="en-US"/>
        </w:rPr>
        <w:t xml:space="preserve">pressure, or alignment of the UroDapter may need a small adjustment. With practice, these small adjustments usually become easier for both of you to recognize and </w:t>
      </w:r>
      <w:ins w:author="Kéri András" w:date="2026-10-07T09:56:00Z" w16du:dateUtc="2026-10-07T07:56:00Z" w:id="438">
        <w:r w:rsidR="00C6031A">
          <w:rPr>
            <w:rFonts w:ascii="General Sans" w:hAnsi="General Sans"/>
            <w:lang w:val="en-US"/>
          </w:rPr>
          <w:t xml:space="preserve">to </w:t>
        </w:r>
      </w:ins>
      <w:r w:rsidRPr="006C337E">
        <w:rPr>
          <w:rFonts w:ascii="General Sans" w:hAnsi="General Sans"/>
          <w:lang w:val="en-US"/>
        </w:rPr>
        <w:t>perform.</w:t>
      </w:r>
    </w:p>
    <w:p w:rsidRPr="006C337E" w:rsidR="00ED411E" w:rsidP="00CA288A" w:rsidRDefault="00ED411E" w14:paraId="0F74C54A" w14:textId="77777777">
      <w:pPr>
        <w:numPr>
          <w:ilvl w:val="0"/>
          <w:numId w:val="29"/>
        </w:numPr>
        <w:spacing w:before="100" w:beforeAutospacing="1" w:after="80" w:line="240" w:lineRule="auto"/>
        <w:ind w:hanging="357"/>
        <w:jc w:val="both"/>
        <w:rPr>
          <w:rFonts w:ascii="General Sans Semibold" w:hAnsi="General Sans Semibold"/>
          <w:i/>
          <w:iCs/>
          <w:color w:val="156082" w:themeColor="accent1"/>
          <w:lang w:val="en-US"/>
        </w:rPr>
      </w:pPr>
      <w:r w:rsidRPr="006C337E">
        <w:rPr>
          <w:rStyle w:val="Kiemels2"/>
          <w:rFonts w:ascii="General Sans Semibold" w:hAnsi="General Sans Semibold"/>
          <w:i/>
          <w:iCs/>
          <w:color w:val="156082" w:themeColor="accent1"/>
          <w:lang w:val="en-US"/>
        </w:rPr>
        <w:t>If fluid leaks around the UroDapter:</w:t>
      </w:r>
      <w:r w:rsidRPr="006C337E">
        <w:rPr>
          <w:rFonts w:ascii="General Sans Semibold" w:hAnsi="General Sans Semibold"/>
          <w:i/>
          <w:iCs/>
          <w:color w:val="156082" w:themeColor="accent1"/>
          <w:lang w:val="en-US"/>
        </w:rPr>
        <w:t xml:space="preserve"> </w:t>
      </w:r>
    </w:p>
    <w:p w:rsidRPr="006C337E" w:rsidR="00ED411E" w:rsidP="00CA288A" w:rsidRDefault="00ED411E" w14:paraId="0DC173CA" w14:textId="77777777">
      <w:pPr>
        <w:numPr>
          <w:ilvl w:val="1"/>
          <w:numId w:val="29"/>
        </w:numPr>
        <w:spacing w:before="100" w:beforeAutospacing="1" w:after="80" w:line="240" w:lineRule="auto"/>
        <w:ind w:hanging="357"/>
        <w:jc w:val="both"/>
        <w:rPr>
          <w:rFonts w:ascii="General Sans" w:hAnsi="General Sans"/>
          <w:lang w:val="en-US"/>
        </w:rPr>
      </w:pPr>
      <w:r w:rsidRPr="006C337E">
        <w:rPr>
          <w:rFonts w:ascii="General Sans" w:hAnsi="General Sans"/>
          <w:lang w:val="en-US"/>
        </w:rPr>
        <w:t xml:space="preserve">Pause the instillation. </w:t>
      </w:r>
    </w:p>
    <w:p w:rsidRPr="006C337E" w:rsidR="00ED411E" w:rsidP="00CA288A" w:rsidRDefault="00ED411E" w14:paraId="5183BFEF" w14:textId="77777777">
      <w:pPr>
        <w:numPr>
          <w:ilvl w:val="1"/>
          <w:numId w:val="29"/>
        </w:numPr>
        <w:spacing w:before="100" w:beforeAutospacing="1" w:after="80" w:line="240" w:lineRule="auto"/>
        <w:ind w:hanging="357"/>
        <w:jc w:val="both"/>
        <w:rPr>
          <w:rFonts w:ascii="General Sans" w:hAnsi="General Sans"/>
          <w:lang w:val="en-US"/>
        </w:rPr>
      </w:pPr>
      <w:r w:rsidRPr="006C337E">
        <w:rPr>
          <w:rFonts w:ascii="General Sans" w:hAnsi="General Sans"/>
          <w:lang w:val="en-US"/>
        </w:rPr>
        <w:t xml:space="preserve">Keep your pelvic area relaxed and let your partner check that the UroDapter has not slipped outward. </w:t>
      </w:r>
    </w:p>
    <w:p w:rsidRPr="006C337E" w:rsidR="00ED411E" w:rsidP="00CA288A" w:rsidRDefault="00ED411E" w14:paraId="46670C77" w14:textId="77777777">
      <w:pPr>
        <w:numPr>
          <w:ilvl w:val="1"/>
          <w:numId w:val="29"/>
        </w:numPr>
        <w:spacing w:before="100" w:beforeAutospacing="1" w:after="80" w:line="240" w:lineRule="auto"/>
        <w:ind w:hanging="357"/>
        <w:jc w:val="both"/>
        <w:rPr>
          <w:rFonts w:ascii="General Sans" w:hAnsi="General Sans"/>
          <w:lang w:val="en-US"/>
        </w:rPr>
      </w:pPr>
      <w:r w:rsidRPr="006C337E">
        <w:rPr>
          <w:rFonts w:ascii="General Sans" w:hAnsi="General Sans"/>
          <w:lang w:val="en-US"/>
        </w:rPr>
        <w:t>Your partner should re-establish full contact of the sealing collar with the urethral opening and, if needed, make a small adjustment in position, angle, or inward pressure before continuing.</w:t>
      </w:r>
    </w:p>
    <w:p w:rsidRPr="006C337E" w:rsidR="00ED411E" w:rsidP="00CA288A" w:rsidRDefault="00ED411E" w14:paraId="7A56067F" w14:textId="77777777">
      <w:pPr>
        <w:spacing w:before="100" w:beforeAutospacing="1" w:after="100" w:afterAutospacing="1"/>
        <w:ind w:left="1440"/>
        <w:jc w:val="both"/>
        <w:rPr>
          <w:rFonts w:ascii="General Sans" w:hAnsi="General Sans"/>
          <w:lang w:val="en-US"/>
        </w:rPr>
      </w:pPr>
    </w:p>
    <w:p w:rsidRPr="006C337E" w:rsidR="00ED411E" w:rsidP="00292F07" w:rsidRDefault="00ED411E" w14:paraId="51442B19" w14:textId="77777777">
      <w:pPr>
        <w:numPr>
          <w:ilvl w:val="0"/>
          <w:numId w:val="29"/>
        </w:numPr>
        <w:spacing w:before="100" w:beforeAutospacing="1" w:after="80" w:line="240" w:lineRule="auto"/>
        <w:ind w:hanging="357"/>
        <w:jc w:val="both"/>
        <w:rPr>
          <w:rFonts w:ascii="General Sans Semibold" w:hAnsi="General Sans Semibold"/>
          <w:i/>
          <w:iCs/>
          <w:color w:val="156082" w:themeColor="accent1"/>
          <w:lang w:val="en-US"/>
        </w:rPr>
      </w:pPr>
      <w:r w:rsidRPr="006C337E">
        <w:rPr>
          <w:rStyle w:val="Kiemels2"/>
          <w:rFonts w:ascii="General Sans Semibold" w:hAnsi="General Sans Semibold"/>
          <w:i/>
          <w:iCs/>
          <w:color w:val="156082" w:themeColor="accent1"/>
          <w:lang w:val="en-US"/>
        </w:rPr>
        <w:t>If the solution does not flow easily or your partner feels increased resistance on the plunger:</w:t>
      </w:r>
      <w:r w:rsidRPr="006C337E">
        <w:rPr>
          <w:rFonts w:ascii="General Sans Semibold" w:hAnsi="General Sans Semibold"/>
          <w:i/>
          <w:iCs/>
          <w:color w:val="156082" w:themeColor="accent1"/>
          <w:lang w:val="en-US"/>
        </w:rPr>
        <w:t xml:space="preserve"> </w:t>
      </w:r>
    </w:p>
    <w:p w:rsidRPr="006C337E" w:rsidR="00ED411E" w:rsidP="00CA288A" w:rsidRDefault="00ED411E" w14:paraId="3F364CC0" w14:textId="77777777">
      <w:pPr>
        <w:numPr>
          <w:ilvl w:val="1"/>
          <w:numId w:val="29"/>
        </w:numPr>
        <w:spacing w:before="100" w:beforeAutospacing="1" w:after="80" w:line="240" w:lineRule="auto"/>
        <w:ind w:hanging="357"/>
        <w:jc w:val="both"/>
        <w:rPr>
          <w:rFonts w:ascii="General Sans" w:hAnsi="General Sans"/>
          <w:lang w:val="en-US"/>
        </w:rPr>
      </w:pPr>
      <w:r w:rsidRPr="006C337E">
        <w:rPr>
          <w:rFonts w:ascii="General Sans" w:hAnsi="General Sans"/>
          <w:lang w:val="en-US"/>
        </w:rPr>
        <w:t xml:space="preserve">Do not force the syringe plunger. </w:t>
      </w:r>
    </w:p>
    <w:p w:rsidRPr="006C337E" w:rsidR="00ED411E" w:rsidP="00CA288A" w:rsidRDefault="00ED411E" w14:paraId="212B4675" w14:textId="70D46B2E">
      <w:pPr>
        <w:numPr>
          <w:ilvl w:val="1"/>
          <w:numId w:val="29"/>
        </w:numPr>
        <w:spacing w:before="100" w:beforeAutospacing="1" w:after="80" w:line="240" w:lineRule="auto"/>
        <w:ind w:hanging="357"/>
        <w:jc w:val="both"/>
        <w:rPr>
          <w:rFonts w:ascii="General Sans" w:hAnsi="General Sans"/>
          <w:lang w:val="en-US"/>
        </w:rPr>
      </w:pPr>
      <w:r w:rsidRPr="006C337E">
        <w:rPr>
          <w:rFonts w:ascii="General Sans" w:hAnsi="General Sans"/>
          <w:lang w:val="en-US"/>
        </w:rPr>
        <w:t xml:space="preserve">Your partner should use enough inward pressure on the UroDapter to maintain the seal, but should not keep increasing the pressure if the solution does not flow. Excessive pressure can distort the urethra and make </w:t>
      </w:r>
      <w:ins w:author="Kéri András" w:date="2026-10-07T09:57:00Z" w16du:dateUtc="2026-10-07T07:57:00Z" w:id="439">
        <w:r w:rsidR="00C6031A">
          <w:rPr>
            <w:rFonts w:ascii="General Sans" w:hAnsi="General Sans"/>
            <w:lang w:val="en-US"/>
          </w:rPr>
          <w:t xml:space="preserve">the </w:t>
        </w:r>
      </w:ins>
      <w:r w:rsidRPr="006C337E">
        <w:rPr>
          <w:rFonts w:ascii="General Sans" w:hAnsi="General Sans"/>
          <w:lang w:val="en-US"/>
        </w:rPr>
        <w:t xml:space="preserve">flow more difficult. </w:t>
      </w:r>
    </w:p>
    <w:p w:rsidRPr="006C337E" w:rsidR="00ED411E" w:rsidP="00CA288A" w:rsidRDefault="00ED411E" w14:paraId="143AAEC7" w14:textId="77777777">
      <w:pPr>
        <w:numPr>
          <w:ilvl w:val="1"/>
          <w:numId w:val="29"/>
        </w:numPr>
        <w:spacing w:before="100" w:beforeAutospacing="1" w:after="80" w:line="240" w:lineRule="auto"/>
        <w:ind w:hanging="357"/>
        <w:jc w:val="both"/>
        <w:rPr>
          <w:rFonts w:ascii="General Sans" w:hAnsi="General Sans"/>
          <w:lang w:val="en-US"/>
        </w:rPr>
      </w:pPr>
      <w:r w:rsidRPr="006C337E">
        <w:rPr>
          <w:rFonts w:ascii="General Sans" w:hAnsi="General Sans"/>
          <w:lang w:val="en-US"/>
        </w:rPr>
        <w:t xml:space="preserve">If resistance increases, your partner should reduce the inward pressure slightly while you consciously relax your pelvic area and urinary sphincter. </w:t>
      </w:r>
    </w:p>
    <w:p w:rsidRPr="006C337E" w:rsidR="00ED411E" w:rsidP="00CA288A" w:rsidRDefault="00ED411E" w14:paraId="2A4FCB95" w14:textId="77777777">
      <w:pPr>
        <w:numPr>
          <w:ilvl w:val="1"/>
          <w:numId w:val="29"/>
        </w:numPr>
        <w:spacing w:before="100" w:beforeAutospacing="1" w:after="80" w:line="240" w:lineRule="auto"/>
        <w:ind w:hanging="357"/>
        <w:jc w:val="both"/>
        <w:rPr>
          <w:rFonts w:ascii="General Sans" w:hAnsi="General Sans"/>
          <w:lang w:val="en-US"/>
        </w:rPr>
      </w:pPr>
      <w:r w:rsidRPr="006C337E">
        <w:rPr>
          <w:rFonts w:ascii="General Sans" w:hAnsi="General Sans"/>
          <w:lang w:val="en-US"/>
        </w:rPr>
        <w:t xml:space="preserve">Your partner should then reassess the syringe angle. Because the angle of the urethra varies from woman to woman, small changes in direction may be needed while maintaining steady, controlled inward pressure. </w:t>
      </w:r>
    </w:p>
    <w:p w:rsidRPr="006C337E" w:rsidR="00ED411E" w:rsidP="00CA288A" w:rsidRDefault="00ED411E" w14:paraId="5241CAF3" w14:textId="77777777">
      <w:pPr>
        <w:numPr>
          <w:ilvl w:val="1"/>
          <w:numId w:val="29"/>
        </w:numPr>
        <w:spacing w:before="100" w:beforeAutospacing="1" w:after="80" w:line="240" w:lineRule="auto"/>
        <w:ind w:hanging="357"/>
        <w:jc w:val="both"/>
        <w:rPr>
          <w:rFonts w:ascii="General Sans" w:hAnsi="General Sans"/>
          <w:lang w:val="en-US"/>
        </w:rPr>
      </w:pPr>
      <w:r w:rsidRPr="006C337E">
        <w:rPr>
          <w:rFonts w:ascii="General Sans" w:hAnsi="General Sans"/>
          <w:lang w:val="en-US"/>
        </w:rPr>
        <w:t>Your partner should move the syringe slightly until the solution begins to flow more smoothly with the usual amount of controlled pressure on the plunger.</w:t>
      </w:r>
    </w:p>
    <w:p w:rsidRPr="006C337E" w:rsidR="00ED411E" w:rsidP="00ED411E" w:rsidRDefault="00ED411E" w14:paraId="4113B27B" w14:textId="77777777">
      <w:pPr>
        <w:numPr>
          <w:ilvl w:val="1"/>
          <w:numId w:val="29"/>
        </w:numPr>
        <w:spacing w:before="100" w:beforeAutospacing="1" w:after="100" w:afterAutospacing="1" w:line="240" w:lineRule="auto"/>
        <w:rPr>
          <w:rFonts w:ascii="General Sans" w:hAnsi="General Sans"/>
          <w:lang w:val="en-US"/>
        </w:rPr>
      </w:pPr>
      <w:r w:rsidRPr="006C337E">
        <w:rPr>
          <w:rFonts w:ascii="General Sans" w:hAnsi="General Sans"/>
          <w:lang w:val="en-US"/>
        </w:rPr>
        <w:t xml:space="preserve">If needed, stop, remove the UroDapter, and reposition it before trying again. </w:t>
      </w:r>
    </w:p>
    <w:p w:rsidRPr="006C337E" w:rsidR="00112468" w:rsidP="00CA288A" w:rsidRDefault="00ED411E" w14:paraId="28E0FA76" w14:textId="63D63AA7">
      <w:pPr>
        <w:pStyle w:val="NormlWeb"/>
        <w:jc w:val="both"/>
        <w:rPr>
          <w:rFonts w:ascii="General Sans" w:hAnsi="General Sans"/>
          <w:lang w:val="en-US"/>
        </w:rPr>
      </w:pPr>
      <w:r w:rsidRPr="006C337E">
        <w:rPr>
          <w:rFonts w:ascii="General Sans" w:hAnsi="General Sans"/>
          <w:lang w:val="en-US"/>
        </w:rPr>
        <w:t xml:space="preserve">If you experience significant pain, or if your partner continues to feel </w:t>
      </w:r>
      <w:del w:author="Kéri András" w:date="2026-10-07T09:58:00Z" w16du:dateUtc="2026-10-07T07:58:00Z" w:id="440">
        <w:r w:rsidRPr="006C337E" w:rsidDel="00C6031A">
          <w:rPr>
            <w:rFonts w:ascii="General Sans" w:hAnsi="General Sans"/>
            <w:lang w:val="en-US"/>
          </w:rPr>
          <w:delText xml:space="preserve">marked </w:delText>
        </w:r>
      </w:del>
      <w:r w:rsidRPr="006C337E">
        <w:rPr>
          <w:rFonts w:ascii="General Sans" w:hAnsi="General Sans"/>
          <w:lang w:val="en-US"/>
        </w:rPr>
        <w:t>resistance despite repositioning and adjustment, stop the procedure and seek advice from your healthcare professional before trying again.</w:t>
      </w:r>
    </w:p>
    <w:sectPr w:rsidRPr="006C337E" w:rsidR="00112468" w:rsidSect="00420A43">
      <w:headerReference w:type="default" r:id="rId63"/>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K" w:author="Kéri András" w:date="2026-10-06T15:13:00Z" w:id="45">
    <w:p w:rsidR="00577B00" w:rsidP="00577B00" w:rsidRDefault="00577B00" w14:paraId="488CF490" w14:textId="77777777">
      <w:pPr>
        <w:pStyle w:val="Jegyzetszveg"/>
      </w:pPr>
      <w:r>
        <w:rPr>
          <w:rStyle w:val="Jegyzethivatkozs"/>
        </w:rPr>
        <w:annotationRef/>
      </w:r>
      <w:r>
        <w:t>Ezt csak a többi hasonló leírásból tippeltem, hogy mi akart lenni.</w:t>
      </w:r>
    </w:p>
  </w:comment>
  <w:comment w:initials="AK" w:author="Kéri András" w:date="2026-10-06T15:17:00Z" w:id="68">
    <w:p w:rsidR="00D64A9F" w:rsidP="00D64A9F" w:rsidRDefault="00D64A9F" w14:paraId="61BC2B53" w14:textId="77777777">
      <w:pPr>
        <w:pStyle w:val="Jegyzetszveg"/>
      </w:pPr>
      <w:r>
        <w:rPr>
          <w:rStyle w:val="Jegyzethivatkozs"/>
        </w:rPr>
        <w:annotationRef/>
      </w:r>
      <w:r>
        <w:t>Ezt sem teljesen értem.</w:t>
      </w:r>
    </w:p>
  </w:comment>
  <w:comment w:initials="AK" w:author="Kéri András" w:date="2026-10-06T15:41:00Z" w:id="138">
    <w:p w:rsidR="00AF7F98" w:rsidP="00AF7F98" w:rsidRDefault="00AF7F98" w14:paraId="1269844B" w14:textId="77777777">
      <w:pPr>
        <w:pStyle w:val="Jegyzetszveg"/>
      </w:pPr>
      <w:r>
        <w:rPr>
          <w:rStyle w:val="Jegyzethivatkozs"/>
        </w:rPr>
        <w:annotationRef/>
      </w:r>
      <w:r>
        <w:t>Remélem, ezt akartad írni</w:t>
      </w:r>
    </w:p>
  </w:comment>
  <w:comment w:initials="AK" w:author="Kéri András" w:date="2026-10-06T16:49:00Z" w:id="173">
    <w:p w:rsidR="00DC63D2" w:rsidP="00DC63D2" w:rsidRDefault="00DC63D2" w14:paraId="7412471B" w14:textId="77777777">
      <w:pPr>
        <w:pStyle w:val="Jegyzetszveg"/>
      </w:pPr>
      <w:r>
        <w:rPr>
          <w:rStyle w:val="Jegyzethivatkozs"/>
        </w:rPr>
        <w:annotationRef/>
      </w:r>
      <w:r>
        <w:t>Ezt sem teljesen értettem, mi akart lenni.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8CF490" w15:done="0"/>
  <w15:commentEx w15:paraId="61BC2B53" w15:done="0"/>
  <w15:commentEx w15:paraId="1269844B" w15:done="0"/>
  <w15:commentEx w15:paraId="741247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E38CEA" w16cex:dateUtc="2026-10-06T13:13:00Z"/>
  <w16cex:commentExtensible w16cex:durableId="01AAA087" w16cex:dateUtc="2026-10-06T13:17:00Z"/>
  <w16cex:commentExtensible w16cex:durableId="11B12EDF" w16cex:dateUtc="2026-10-06T13:41:00Z"/>
  <w16cex:commentExtensible w16cex:durableId="69735742" w16cex:dateUtc="2026-10-06T14: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8CF490" w16cid:durableId="31E38CEA"/>
  <w16cid:commentId w16cid:paraId="61BC2B53" w16cid:durableId="01AAA087"/>
  <w16cid:commentId w16cid:paraId="1269844B" w16cid:durableId="11B12EDF"/>
  <w16cid:commentId w16cid:paraId="7412471B" w16cid:durableId="697357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0C82" w:rsidP="004F0587" w:rsidRDefault="00A00C82" w14:paraId="23675260" w14:textId="77777777">
      <w:pPr>
        <w:spacing w:after="0" w:line="240" w:lineRule="auto"/>
      </w:pPr>
      <w:r>
        <w:separator/>
      </w:r>
    </w:p>
  </w:endnote>
  <w:endnote w:type="continuationSeparator" w:id="0">
    <w:p w:rsidR="00A00C82" w:rsidP="004F0587" w:rsidRDefault="00A00C82" w14:paraId="3E82047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neral Sans Semibold">
    <w:altName w:val="Calibri"/>
    <w:panose1 w:val="00000000000000000000"/>
    <w:charset w:val="4D"/>
    <w:family w:val="auto"/>
    <w:notTrueType/>
    <w:pitch w:val="variable"/>
    <w:sig w:usb0="80000067" w:usb1="00000003"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neral Sans">
    <w:altName w:val="Calibri"/>
    <w:panose1 w:val="00000000000000000000"/>
    <w:charset w:val="4D"/>
    <w:family w:val="auto"/>
    <w:notTrueType/>
    <w:pitch w:val="variable"/>
    <w:sig w:usb0="80000067" w:usb1="00000003"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Oldalszm"/>
      </w:rPr>
      <w:id w:val="1183091535"/>
      <w:docPartObj>
        <w:docPartGallery w:val="Page Numbers (Bottom of Page)"/>
        <w:docPartUnique/>
      </w:docPartObj>
    </w:sdtPr>
    <w:sdtContent>
      <w:p w:rsidR="004F0587" w:rsidP="000045FE" w:rsidRDefault="004F0587" w14:paraId="59DEA6B9" w14:textId="4D0737F0">
        <w:pPr>
          <w:pStyle w:val="llb"/>
          <w:framePr w:wrap="none" w:hAnchor="margin" w:vAnchor="text" w:xAlign="right" w:y="1"/>
          <w:rPr>
            <w:rStyle w:val="Oldalszm"/>
          </w:rPr>
        </w:pPr>
        <w:r>
          <w:rPr>
            <w:rStyle w:val="Oldalszm"/>
          </w:rPr>
          <w:fldChar w:fldCharType="begin"/>
        </w:r>
        <w:r>
          <w:rPr>
            <w:rStyle w:val="Oldalszm"/>
          </w:rPr>
          <w:instrText xml:space="preserve"> PAGE </w:instrText>
        </w:r>
        <w:r>
          <w:rPr>
            <w:rStyle w:val="Oldalszm"/>
          </w:rPr>
          <w:fldChar w:fldCharType="separate"/>
        </w:r>
        <w:r>
          <w:rPr>
            <w:rStyle w:val="Oldalszm"/>
          </w:rPr>
          <w:fldChar w:fldCharType="end"/>
        </w:r>
      </w:p>
    </w:sdtContent>
    <w:sdtEndPr>
      <w:rPr>
        <w:rStyle w:val="Oldalszm"/>
      </w:rPr>
    </w:sdtEndPr>
  </w:sdt>
  <w:p w:rsidR="004F0587" w:rsidP="004F0587" w:rsidRDefault="004F0587" w14:paraId="7FD21106" w14:textId="77777777">
    <w:pPr>
      <w:pStyle w:val="llb"/>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Oldalszm"/>
      </w:rPr>
      <w:id w:val="-1424564732"/>
      <w:docPartObj>
        <w:docPartGallery w:val="Page Numbers (Bottom of Page)"/>
        <w:docPartUnique/>
      </w:docPartObj>
    </w:sdtPr>
    <w:sdtContent>
      <w:p w:rsidR="004F0587" w:rsidP="000045FE" w:rsidRDefault="004F0587" w14:paraId="52FB2E1D" w14:textId="4C79A154">
        <w:pPr>
          <w:pStyle w:val="llb"/>
          <w:framePr w:wrap="none" w:hAnchor="margin" w:vAnchor="text" w:xAlign="right" w:y="1"/>
          <w:rPr>
            <w:rStyle w:val="Oldalszm"/>
          </w:rPr>
        </w:pPr>
        <w:r w:rsidRPr="004F0587">
          <w:rPr>
            <w:rStyle w:val="Oldalszm"/>
            <w:rFonts w:ascii="General Sans" w:hAnsi="General Sans"/>
            <w:b/>
            <w:bCs/>
            <w:color w:val="156082" w:themeColor="accent1"/>
          </w:rPr>
          <w:fldChar w:fldCharType="begin"/>
        </w:r>
        <w:r w:rsidRPr="004F0587">
          <w:rPr>
            <w:rStyle w:val="Oldalszm"/>
            <w:rFonts w:ascii="General Sans" w:hAnsi="General Sans"/>
            <w:b/>
            <w:bCs/>
            <w:color w:val="156082" w:themeColor="accent1"/>
          </w:rPr>
          <w:instrText xml:space="preserve"> PAGE </w:instrText>
        </w:r>
        <w:r w:rsidRPr="004F0587">
          <w:rPr>
            <w:rStyle w:val="Oldalszm"/>
            <w:rFonts w:ascii="General Sans" w:hAnsi="General Sans"/>
            <w:b/>
            <w:bCs/>
            <w:color w:val="156082" w:themeColor="accent1"/>
          </w:rPr>
          <w:fldChar w:fldCharType="separate"/>
        </w:r>
        <w:r w:rsidRPr="004F0587">
          <w:rPr>
            <w:rStyle w:val="Oldalszm"/>
            <w:rFonts w:ascii="General Sans" w:hAnsi="General Sans"/>
            <w:b/>
            <w:bCs/>
            <w:noProof/>
            <w:color w:val="156082" w:themeColor="accent1"/>
          </w:rPr>
          <w:t>2</w:t>
        </w:r>
        <w:r w:rsidRPr="004F0587">
          <w:rPr>
            <w:rStyle w:val="Oldalszm"/>
            <w:rFonts w:ascii="General Sans" w:hAnsi="General Sans"/>
            <w:b/>
            <w:bCs/>
            <w:color w:val="156082" w:themeColor="accent1"/>
          </w:rPr>
          <w:fldChar w:fldCharType="end"/>
        </w:r>
      </w:p>
    </w:sdtContent>
    <w:sdtEndPr>
      <w:rPr>
        <w:rStyle w:val="Oldalszm"/>
      </w:rPr>
    </w:sdtEndPr>
  </w:sdt>
  <w:p w:rsidR="004F0587" w:rsidP="004F0587" w:rsidRDefault="004F0587" w14:paraId="1FABD514" w14:textId="77777777">
    <w:pPr>
      <w:pStyle w:val="llb"/>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0C82" w:rsidP="004F0587" w:rsidRDefault="00A00C82" w14:paraId="0D52EC24" w14:textId="77777777">
      <w:pPr>
        <w:spacing w:after="0" w:line="240" w:lineRule="auto"/>
      </w:pPr>
      <w:r>
        <w:separator/>
      </w:r>
    </w:p>
  </w:footnote>
  <w:footnote w:type="continuationSeparator" w:id="0">
    <w:p w:rsidR="00A00C82" w:rsidP="004F0587" w:rsidRDefault="00A00C82" w14:paraId="629C1D4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A03D3" w:rsidRDefault="00EA03D3" w14:paraId="151B3FDE" w14:textId="21908A0E">
    <w:pPr>
      <w:pStyle w:val="lfej"/>
    </w:pPr>
    <w:r>
      <w:rPr>
        <w:rFonts w:cstheme="minorHAnsi"/>
        <w:b/>
        <w:bCs/>
        <w:noProof/>
        <w:color w:val="0F4761" w:themeColor="accent1" w:themeShade="BF"/>
        <w:sz w:val="32"/>
        <w:szCs w:val="32"/>
      </w:rPr>
      <w:drawing>
        <wp:anchor distT="0" distB="0" distL="114300" distR="114300" simplePos="0" relativeHeight="251663360" behindDoc="0" locked="0" layoutInCell="1" allowOverlap="1" wp14:anchorId="410CFA67" wp14:editId="785335F9">
          <wp:simplePos x="0" y="0"/>
          <wp:positionH relativeFrom="column">
            <wp:posOffset>0</wp:posOffset>
          </wp:positionH>
          <wp:positionV relativeFrom="paragraph">
            <wp:posOffset>-195188</wp:posOffset>
          </wp:positionV>
          <wp:extent cx="579120" cy="579120"/>
          <wp:effectExtent l="0" t="0" r="0" b="0"/>
          <wp:wrapNone/>
          <wp:docPr id="2114146476"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28473" name="Picture 1" descr="A blue and black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9120" cy="57912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F7B4C" w:rsidR="002F7B4C" w:rsidP="002F7B4C" w:rsidRDefault="002F7B4C" w14:paraId="17385019" w14:textId="77777777">
    <w:pPr>
      <w:pStyle w:val="lfej"/>
      <w:jc w:val="right"/>
      <w:rPr>
        <w:sz w:val="21"/>
        <w:szCs w:val="21"/>
      </w:rPr>
    </w:pPr>
    <w:bookmarkStart w:name="OLE_LINK2" w:id="18"/>
    <w:r>
      <w:rPr>
        <w:rFonts w:ascii="General Sans Semibold" w:hAnsi="General Sans Semibold"/>
        <w:b/>
        <w:bCs/>
        <w:color w:val="156082" w:themeColor="accent1"/>
        <w:sz w:val="22"/>
        <w:szCs w:val="22"/>
      </w:rPr>
      <w:t>L</w:t>
    </w:r>
    <w:r w:rsidRPr="002F7B4C">
      <w:rPr>
        <w:rFonts w:ascii="General Sans Semibold" w:hAnsi="General Sans Semibold"/>
        <w:b/>
        <w:bCs/>
        <w:color w:val="156082" w:themeColor="accent1"/>
        <w:sz w:val="22"/>
        <w:szCs w:val="22"/>
      </w:rPr>
      <w:t>ying or semi-reclined position</w:t>
    </w:r>
  </w:p>
  <w:bookmarkEnd w:id="18"/>
  <w:p w:rsidRPr="00420A43" w:rsidR="002F7B4C" w:rsidRDefault="002F7B4C" w14:paraId="34CDBB41" w14:textId="77777777">
    <w:pPr>
      <w:pStyle w:val="lfej"/>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1A0D9B" w:rsidR="00420A43" w:rsidP="002F7B4C" w:rsidRDefault="00EA03D3" w14:paraId="289B542C" w14:textId="12BB0C2C">
    <w:pPr>
      <w:pStyle w:val="lfej"/>
      <w:jc w:val="right"/>
      <w:rPr>
        <w:sz w:val="18"/>
        <w:szCs w:val="18"/>
      </w:rPr>
    </w:pPr>
    <w:r w:rsidRPr="001A0D9B">
      <w:rPr>
        <w:rFonts w:cstheme="minorHAnsi"/>
        <w:b/>
        <w:bCs/>
        <w:noProof/>
        <w:color w:val="0F4761" w:themeColor="accent1" w:themeShade="BF"/>
        <w:sz w:val="22"/>
        <w:szCs w:val="22"/>
      </w:rPr>
      <w:drawing>
        <wp:anchor distT="0" distB="0" distL="114300" distR="114300" simplePos="0" relativeHeight="251665408" behindDoc="0" locked="0" layoutInCell="1" allowOverlap="1" wp14:anchorId="0BDB9A09" wp14:editId="1E1C52E4">
          <wp:simplePos x="0" y="0"/>
          <wp:positionH relativeFrom="column">
            <wp:posOffset>0</wp:posOffset>
          </wp:positionH>
          <wp:positionV relativeFrom="paragraph">
            <wp:posOffset>-136579</wp:posOffset>
          </wp:positionV>
          <wp:extent cx="579120" cy="579120"/>
          <wp:effectExtent l="0" t="0" r="0" b="0"/>
          <wp:wrapNone/>
          <wp:docPr id="674464033"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28473" name="Picture 1" descr="A blue and black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9120" cy="579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A0D9B" w:rsidR="001A0D9B">
      <w:rPr>
        <w:rFonts w:ascii="General Sans Semibold" w:hAnsi="General Sans Semibold"/>
        <w:b/>
        <w:bCs/>
        <w:color w:val="156082" w:themeColor="accent1"/>
        <w:sz w:val="18"/>
        <w:szCs w:val="18"/>
      </w:rPr>
      <w:t xml:space="preserve">Approach 1 - </w:t>
    </w:r>
    <w:r w:rsidRPr="001A0D9B" w:rsidR="00420A43">
      <w:rPr>
        <w:rFonts w:ascii="General Sans Semibold" w:hAnsi="General Sans Semibold"/>
        <w:b/>
        <w:bCs/>
        <w:color w:val="156082" w:themeColor="accent1"/>
        <w:sz w:val="18"/>
        <w:szCs w:val="18"/>
      </w:rPr>
      <w:t>Lying or semi-reclined</w:t>
    </w:r>
    <w:r w:rsidRPr="001A0D9B" w:rsidR="00420A43">
      <w:rPr>
        <w:rFonts w:ascii="General Sans Semibold" w:hAnsi="General Sans Semibold"/>
        <w:b/>
        <w:bCs/>
        <w:color w:val="156082" w:themeColor="accent1"/>
        <w:sz w:val="20"/>
        <w:szCs w:val="20"/>
      </w:rPr>
      <w:t xml:space="preserve"> </w:t>
    </w:r>
  </w:p>
  <w:p w:rsidR="00420A43" w:rsidRDefault="00420A43" w14:paraId="69F8D8F9" w14:textId="77777777">
    <w:pPr>
      <w:pStyle w:val="lfej"/>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1A0D9B" w:rsidR="00420A43" w:rsidP="00EA03D3" w:rsidRDefault="001A0D9B" w14:paraId="0D6EED3C" w14:textId="19869BA4">
    <w:pPr>
      <w:pStyle w:val="lfej"/>
      <w:jc w:val="right"/>
      <w:rPr>
        <w:color w:val="196B24" w:themeColor="accent3"/>
        <w:sz w:val="18"/>
        <w:szCs w:val="18"/>
      </w:rPr>
    </w:pPr>
    <w:r w:rsidRPr="001A0D9B">
      <w:rPr>
        <w:rFonts w:ascii="General Sans Semibold" w:hAnsi="General Sans Semibold"/>
        <w:b/>
        <w:bCs/>
        <w:color w:val="196B24" w:themeColor="accent3"/>
        <w:sz w:val="18"/>
        <w:szCs w:val="18"/>
      </w:rPr>
      <w:t xml:space="preserve">Approach </w:t>
    </w:r>
    <w:r w:rsidRPr="001A0D9B" w:rsidR="00EA03D3">
      <w:rPr>
        <w:rFonts w:cstheme="minorHAnsi"/>
        <w:b/>
        <w:bCs/>
        <w:noProof/>
        <w:color w:val="196B24" w:themeColor="accent3"/>
        <w:sz w:val="18"/>
        <w:szCs w:val="18"/>
      </w:rPr>
      <w:drawing>
        <wp:anchor distT="0" distB="0" distL="114300" distR="114300" simplePos="0" relativeHeight="251661312" behindDoc="0" locked="0" layoutInCell="1" allowOverlap="1" wp14:anchorId="3E98056E" wp14:editId="3CD87C1F">
          <wp:simplePos x="0" y="0"/>
          <wp:positionH relativeFrom="column">
            <wp:posOffset>-77983</wp:posOffset>
          </wp:positionH>
          <wp:positionV relativeFrom="paragraph">
            <wp:posOffset>-194567</wp:posOffset>
          </wp:positionV>
          <wp:extent cx="579120" cy="579120"/>
          <wp:effectExtent l="0" t="0" r="0" b="0"/>
          <wp:wrapNone/>
          <wp:docPr id="174810989"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28473" name="Picture 1" descr="A blue and black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9120" cy="579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A0D9B">
      <w:rPr>
        <w:rFonts w:ascii="General Sans Semibold" w:hAnsi="General Sans Semibold"/>
        <w:b/>
        <w:bCs/>
        <w:color w:val="196B24" w:themeColor="accent3"/>
        <w:sz w:val="18"/>
        <w:szCs w:val="18"/>
      </w:rPr>
      <w:t xml:space="preserve"> </w:t>
    </w:r>
    <w:r w:rsidRPr="001A0D9B" w:rsidR="00420A43">
      <w:rPr>
        <w:rFonts w:ascii="General Sans Semibold" w:hAnsi="General Sans Semibold"/>
        <w:b/>
        <w:bCs/>
        <w:color w:val="196B24" w:themeColor="accent3"/>
        <w:sz w:val="18"/>
        <w:szCs w:val="18"/>
      </w:rPr>
      <w:t>2</w:t>
    </w:r>
    <w:r w:rsidRPr="001A0D9B">
      <w:rPr>
        <w:rFonts w:ascii="General Sans Semibold" w:hAnsi="General Sans Semibold"/>
        <w:b/>
        <w:bCs/>
        <w:color w:val="196B24" w:themeColor="accent3"/>
        <w:sz w:val="18"/>
        <w:szCs w:val="18"/>
      </w:rPr>
      <w:t xml:space="preserve"> -</w:t>
    </w:r>
    <w:r w:rsidRPr="001A0D9B" w:rsidR="00420A43">
      <w:rPr>
        <w:rFonts w:ascii="General Sans Semibold" w:hAnsi="General Sans Semibold"/>
        <w:b/>
        <w:bCs/>
        <w:color w:val="196B24" w:themeColor="accent3"/>
        <w:sz w:val="18"/>
        <w:szCs w:val="18"/>
      </w:rPr>
      <w:t xml:space="preserve"> Standing in the shower</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20A43" w:rsidR="00420A43" w:rsidP="00420A43" w:rsidRDefault="00420A43" w14:paraId="7BAB3D87" w14:textId="73646C1C">
    <w:pPr>
      <w:pStyle w:val="lfej"/>
      <w:jc w:val="right"/>
      <w:rPr>
        <w:rFonts w:ascii="General Sans Semibold" w:hAnsi="General Sans Semibold"/>
        <w:b/>
        <w:bCs/>
        <w:color w:val="156082" w:themeColor="accent1"/>
        <w:sz w:val="22"/>
        <w:szCs w:val="22"/>
      </w:rPr>
    </w:pPr>
    <w:r>
      <w:rPr>
        <w:rFonts w:ascii="General Sans Semibold" w:hAnsi="General Sans Semibold"/>
        <w:b/>
        <w:bCs/>
        <w:color w:val="156082" w:themeColor="accent1"/>
        <w:sz w:val="22"/>
        <w:szCs w:val="22"/>
      </w:rPr>
      <w:t>2. Standing in the shower</w:t>
    </w:r>
  </w:p>
  <w:p w:rsidRPr="00420A43" w:rsidR="00420A43" w:rsidRDefault="00420A43" w14:paraId="1F4DD8B1" w14:textId="77777777">
    <w:pPr>
      <w:pStyle w:val="lfej"/>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1A0D9B" w:rsidR="00420A43" w:rsidP="00420A43" w:rsidRDefault="00EA03D3" w14:paraId="38A92137" w14:textId="049B782B">
    <w:pPr>
      <w:pStyle w:val="lfej"/>
      <w:jc w:val="right"/>
      <w:rPr>
        <w:color w:val="E97132" w:themeColor="accent2"/>
        <w:sz w:val="18"/>
        <w:szCs w:val="18"/>
      </w:rPr>
    </w:pPr>
    <w:r w:rsidRPr="001A0D9B">
      <w:rPr>
        <w:rFonts w:cstheme="minorHAnsi"/>
        <w:b/>
        <w:bCs/>
        <w:noProof/>
        <w:color w:val="A02B93" w:themeColor="accent5"/>
        <w:sz w:val="18"/>
        <w:szCs w:val="18"/>
      </w:rPr>
      <w:drawing>
        <wp:anchor distT="0" distB="0" distL="114300" distR="114300" simplePos="0" relativeHeight="251659264" behindDoc="0" locked="0" layoutInCell="1" allowOverlap="1" wp14:anchorId="5C0D5625" wp14:editId="79DB895A">
          <wp:simplePos x="0" y="0"/>
          <wp:positionH relativeFrom="column">
            <wp:posOffset>-116205</wp:posOffset>
          </wp:positionH>
          <wp:positionV relativeFrom="paragraph">
            <wp:posOffset>-165816</wp:posOffset>
          </wp:positionV>
          <wp:extent cx="579120" cy="579120"/>
          <wp:effectExtent l="0" t="0" r="0" b="0"/>
          <wp:wrapNone/>
          <wp:docPr id="1001128473"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28473" name="Picture 1" descr="A blue and black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9120" cy="579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A0D9B" w:rsidR="001A0D9B">
      <w:rPr>
        <w:rFonts w:ascii="General Sans Semibold" w:hAnsi="General Sans Semibold"/>
        <w:b/>
        <w:bCs/>
        <w:color w:val="A02B93" w:themeColor="accent5"/>
        <w:sz w:val="18"/>
        <w:szCs w:val="18"/>
      </w:rPr>
      <w:t xml:space="preserve">Approach </w:t>
    </w:r>
    <w:r w:rsidRPr="001A0D9B" w:rsidR="00420A43">
      <w:rPr>
        <w:rFonts w:ascii="General Sans Semibold" w:hAnsi="General Sans Semibold"/>
        <w:b/>
        <w:bCs/>
        <w:color w:val="A02B93" w:themeColor="accent5"/>
        <w:sz w:val="18"/>
        <w:szCs w:val="18"/>
      </w:rPr>
      <w:t>3. Partner-assisted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4C26"/>
    <w:multiLevelType w:val="hybridMultilevel"/>
    <w:tmpl w:val="1186A6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B55792"/>
    <w:multiLevelType w:val="hybridMultilevel"/>
    <w:tmpl w:val="9514C7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640E97"/>
    <w:multiLevelType w:val="multilevel"/>
    <w:tmpl w:val="BEB4AB94"/>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2F32F74"/>
    <w:multiLevelType w:val="multilevel"/>
    <w:tmpl w:val="4942C6A8"/>
    <w:lvl w:ilvl="0">
      <w:start w:val="1"/>
      <w:numFmt w:val="bullet"/>
      <w:lvlText w:val=""/>
      <w:lvlJc w:val="left"/>
      <w:pPr>
        <w:ind w:left="720" w:hanging="360"/>
      </w:pPr>
      <w:rPr>
        <w:rFonts w:hint="default" w:ascii="Symbol" w:hAnsi="Symbol"/>
        <w:color w:val="156082" w:themeColor="accent1"/>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41D4FE4"/>
    <w:multiLevelType w:val="multilevel"/>
    <w:tmpl w:val="0360E814"/>
    <w:lvl w:ilvl="0">
      <w:start w:val="1"/>
      <w:numFmt w:val="bullet"/>
      <w:lvlText w:val=""/>
      <w:lvlJc w:val="left"/>
      <w:pPr>
        <w:ind w:left="720" w:hanging="360"/>
      </w:pPr>
      <w:rPr>
        <w:rFonts w:hint="default" w:ascii="Symbol" w:hAnsi="Symbol"/>
        <w:color w:val="156082" w:themeColor="accent1"/>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B7D3160"/>
    <w:multiLevelType w:val="hybridMultilevel"/>
    <w:tmpl w:val="ED52278A"/>
    <w:lvl w:ilvl="0" w:tplc="D91E00CC">
      <w:start w:val="1"/>
      <w:numFmt w:val="decimal"/>
      <w:lvlText w:val="%1."/>
      <w:lvlJc w:val="left"/>
      <w:pPr>
        <w:ind w:left="644" w:hanging="360"/>
      </w:pPr>
      <w:rPr>
        <w:rFonts w:hint="default" w:ascii="General Sans Semibold" w:hAnsi="General Sans Semibold"/>
        <w:b/>
        <w:bCs/>
        <w:i w:val="0"/>
        <w:iCs w:val="0"/>
        <w:color w:val="156082" w:themeColor="accent1"/>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CEC3517"/>
    <w:multiLevelType w:val="hybridMultilevel"/>
    <w:tmpl w:val="05587C42"/>
    <w:lvl w:ilvl="0" w:tplc="56824DFC">
      <w:start w:val="1"/>
      <w:numFmt w:val="decimal"/>
      <w:lvlText w:val="%1."/>
      <w:lvlJc w:val="left"/>
      <w:pPr>
        <w:ind w:left="720" w:hanging="360"/>
      </w:pPr>
      <w:rPr>
        <w:rFonts w:hint="default" w:ascii="Times New Roman" w:hAnsi="Times New Roman" w:cs="Times New Roman"/>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4D419B6"/>
    <w:multiLevelType w:val="multilevel"/>
    <w:tmpl w:val="AD9846BC"/>
    <w:lvl w:ilvl="0">
      <w:start w:val="1"/>
      <w:numFmt w:val="bullet"/>
      <w:lvlText w:val=""/>
      <w:lvlJc w:val="left"/>
      <w:pPr>
        <w:ind w:left="720" w:hanging="360"/>
      </w:pPr>
      <w:rPr>
        <w:rFonts w:hint="default" w:ascii="Symbol" w:hAnsi="Symbol"/>
        <w:color w:val="156082" w:themeColor="accent1"/>
        <w:sz w:val="20"/>
      </w:rPr>
    </w:lvl>
    <w:lvl w:ilvl="1">
      <w:start w:val="1"/>
      <w:numFmt w:val="bullet"/>
      <w:lvlText w:val="o"/>
      <w:lvlJc w:val="left"/>
      <w:pPr>
        <w:ind w:left="1440" w:hanging="360"/>
      </w:pPr>
      <w:rPr>
        <w:rFonts w:hint="default" w:ascii="Courier New" w:hAnsi="Courier New"/>
        <w:color w:val="156082" w:themeColor="accent1"/>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6F23E4E"/>
    <w:multiLevelType w:val="multilevel"/>
    <w:tmpl w:val="CF1045B0"/>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9" w15:restartNumberingAfterBreak="0">
    <w:nsid w:val="2768063D"/>
    <w:multiLevelType w:val="multilevel"/>
    <w:tmpl w:val="EFCC0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E75655"/>
    <w:multiLevelType w:val="multilevel"/>
    <w:tmpl w:val="E5BE3662"/>
    <w:lvl w:ilvl="0">
      <w:start w:val="1"/>
      <w:numFmt w:val="bullet"/>
      <w:lvlText w:val=""/>
      <w:lvlJc w:val="left"/>
      <w:pPr>
        <w:ind w:left="720" w:hanging="360"/>
      </w:pPr>
      <w:rPr>
        <w:rFonts w:hint="default" w:ascii="Symbol" w:hAnsi="Symbol"/>
        <w:color w:val="156082" w:themeColor="accent1"/>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F626F89"/>
    <w:multiLevelType w:val="hybridMultilevel"/>
    <w:tmpl w:val="ED52278A"/>
    <w:lvl w:ilvl="0" w:tplc="FFFFFFFF">
      <w:start w:val="1"/>
      <w:numFmt w:val="decimal"/>
      <w:lvlText w:val="%1."/>
      <w:lvlJc w:val="left"/>
      <w:pPr>
        <w:ind w:left="644" w:hanging="360"/>
      </w:pPr>
      <w:rPr>
        <w:rFonts w:hint="default" w:ascii="General Sans Semibold" w:hAnsi="General Sans Semibold"/>
        <w:b/>
        <w:bCs/>
        <w:i w:val="0"/>
        <w:iCs w:val="0"/>
        <w:color w:val="156082" w:themeColor="accent1"/>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27B55B5"/>
    <w:multiLevelType w:val="multilevel"/>
    <w:tmpl w:val="AB1854B0"/>
    <w:lvl w:ilvl="0">
      <w:start w:val="1"/>
      <w:numFmt w:val="bullet"/>
      <w:lvlText w:val=""/>
      <w:lvlJc w:val="left"/>
      <w:pPr>
        <w:ind w:left="720" w:hanging="360"/>
      </w:pPr>
      <w:rPr>
        <w:rFonts w:hint="default" w:ascii="Symbol" w:hAnsi="Symbol"/>
        <w:color w:val="156082" w:themeColor="accent1"/>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3B27EA1"/>
    <w:multiLevelType w:val="multilevel"/>
    <w:tmpl w:val="BF9AE8B0"/>
    <w:lvl w:ilvl="0">
      <w:start w:val="1"/>
      <w:numFmt w:val="bullet"/>
      <w:lvlText w:val=""/>
      <w:lvlJc w:val="left"/>
      <w:pPr>
        <w:ind w:left="720" w:hanging="360"/>
      </w:pPr>
      <w:rPr>
        <w:rFonts w:hint="default" w:ascii="Symbol" w:hAnsi="Symbol"/>
        <w:color w:val="156082" w:themeColor="accent1"/>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1DB3C0D"/>
    <w:multiLevelType w:val="hybridMultilevel"/>
    <w:tmpl w:val="3E06CF92"/>
    <w:lvl w:ilvl="0" w:tplc="7AEC3B66">
      <w:start w:val="2027"/>
      <w:numFmt w:val="bullet"/>
      <w:lvlText w:val="-"/>
      <w:lvlJc w:val="left"/>
      <w:pPr>
        <w:ind w:left="720" w:hanging="360"/>
      </w:pPr>
      <w:rPr>
        <w:rFonts w:hint="default" w:ascii="Times New Roman" w:hAnsi="Times New Roman" w:eastAsia="Times New Roman" w:cs="Times New Roman"/>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448C7A09"/>
    <w:multiLevelType w:val="hybridMultilevel"/>
    <w:tmpl w:val="9704FD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4FB1BE3"/>
    <w:multiLevelType w:val="hybridMultilevel"/>
    <w:tmpl w:val="D138E2B4"/>
    <w:lvl w:ilvl="0" w:tplc="1CE6EE4C">
      <w:start w:val="1"/>
      <w:numFmt w:val="bullet"/>
      <w:lvlText w:val=""/>
      <w:lvlJc w:val="left"/>
      <w:pPr>
        <w:ind w:left="720" w:hanging="360"/>
      </w:pPr>
      <w:rPr>
        <w:rFonts w:hint="default" w:ascii="Symbol" w:hAnsi="Symbol"/>
        <w:b/>
        <w:color w:val="156082" w:themeColor="accent1"/>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45C55FB0"/>
    <w:multiLevelType w:val="multilevel"/>
    <w:tmpl w:val="C748A996"/>
    <w:lvl w:ilvl="0">
      <w:start w:val="1"/>
      <w:numFmt w:val="bullet"/>
      <w:lvlText w:val=""/>
      <w:lvlJc w:val="left"/>
      <w:pPr>
        <w:tabs>
          <w:tab w:val="num" w:pos="720"/>
        </w:tabs>
        <w:ind w:left="720" w:hanging="360"/>
      </w:pPr>
      <w:rPr>
        <w:rFonts w:hint="default" w:ascii="Symbol" w:hAnsi="Symbol"/>
        <w:sz w:val="20"/>
      </w:rPr>
    </w:lvl>
    <w:lvl w:ilvl="1">
      <w:start w:val="7"/>
      <w:numFmt w:val="bullet"/>
      <w:lvlText w:val="-"/>
      <w:lvlJc w:val="left"/>
      <w:pPr>
        <w:ind w:left="1440" w:hanging="360"/>
      </w:pPr>
      <w:rPr>
        <w:rFonts w:hint="default" w:ascii="Times New Roman" w:hAnsi="Times New Roman" w:eastAsia="Times New Roman" w:cs="Times New Roman"/>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E4B4D9C"/>
    <w:multiLevelType w:val="hybridMultilevel"/>
    <w:tmpl w:val="4D562EC8"/>
    <w:lvl w:ilvl="0" w:tplc="1CE6EE4C">
      <w:start w:val="1"/>
      <w:numFmt w:val="bullet"/>
      <w:lvlText w:val=""/>
      <w:lvlJc w:val="left"/>
      <w:pPr>
        <w:ind w:left="720" w:hanging="360"/>
      </w:pPr>
      <w:rPr>
        <w:rFonts w:hint="default" w:ascii="Symbol" w:hAnsi="Symbol"/>
        <w:color w:val="156082" w:themeColor="accent1"/>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51394362"/>
    <w:multiLevelType w:val="hybridMultilevel"/>
    <w:tmpl w:val="89F4E446"/>
    <w:lvl w:ilvl="0" w:tplc="D91E00CC">
      <w:start w:val="1"/>
      <w:numFmt w:val="decimal"/>
      <w:lvlText w:val="%1."/>
      <w:lvlJc w:val="left"/>
      <w:pPr>
        <w:ind w:left="644" w:hanging="360"/>
      </w:pPr>
      <w:rPr>
        <w:rFonts w:hint="default" w:ascii="General Sans Semibold" w:hAnsi="General Sans Semibold"/>
        <w:b/>
        <w:bCs/>
        <w:i w:val="0"/>
        <w:iCs w:val="0"/>
        <w:color w:val="156082" w:themeColor="accent1"/>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4AB6826"/>
    <w:multiLevelType w:val="multilevel"/>
    <w:tmpl w:val="44443A34"/>
    <w:lvl w:ilvl="0">
      <w:start w:val="1"/>
      <w:numFmt w:val="bullet"/>
      <w:lvlText w:val=""/>
      <w:lvlJc w:val="left"/>
      <w:pPr>
        <w:ind w:left="720" w:hanging="360"/>
      </w:pPr>
      <w:rPr>
        <w:rFonts w:hint="default" w:ascii="Symbol" w:hAnsi="Symbol"/>
        <w:color w:val="156082" w:themeColor="accent1"/>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5463793"/>
    <w:multiLevelType w:val="multilevel"/>
    <w:tmpl w:val="BCF20F7E"/>
    <w:lvl w:ilvl="0">
      <w:start w:val="1"/>
      <w:numFmt w:val="bullet"/>
      <w:lvlText w:val=""/>
      <w:lvlJc w:val="left"/>
      <w:pPr>
        <w:ind w:left="720" w:hanging="360"/>
      </w:pPr>
      <w:rPr>
        <w:rFonts w:hint="default" w:ascii="Symbol" w:hAnsi="Symbol"/>
        <w:color w:val="156082" w:themeColor="accent1"/>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6B82AC5"/>
    <w:multiLevelType w:val="hybridMultilevel"/>
    <w:tmpl w:val="ED52278A"/>
    <w:lvl w:ilvl="0" w:tplc="FFFFFFFF">
      <w:start w:val="1"/>
      <w:numFmt w:val="decimal"/>
      <w:lvlText w:val="%1."/>
      <w:lvlJc w:val="left"/>
      <w:pPr>
        <w:ind w:left="644" w:hanging="360"/>
      </w:pPr>
      <w:rPr>
        <w:rFonts w:hint="default" w:ascii="General Sans Semibold" w:hAnsi="General Sans Semibold"/>
        <w:b/>
        <w:bCs/>
        <w:i w:val="0"/>
        <w:iCs w:val="0"/>
        <w:color w:val="156082" w:themeColor="accent1"/>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98A3955"/>
    <w:multiLevelType w:val="multilevel"/>
    <w:tmpl w:val="6DDE3992"/>
    <w:lvl w:ilvl="0">
      <w:start w:val="1"/>
      <w:numFmt w:val="bullet"/>
      <w:lvlText w:val=""/>
      <w:lvlJc w:val="left"/>
      <w:pPr>
        <w:ind w:left="720" w:hanging="360"/>
      </w:pPr>
      <w:rPr>
        <w:rFonts w:hint="default" w:ascii="Symbol" w:hAnsi="Symbol"/>
        <w:color w:val="156082" w:themeColor="accent1"/>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D3C1151"/>
    <w:multiLevelType w:val="hybridMultilevel"/>
    <w:tmpl w:val="A9E07F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8D50F69"/>
    <w:multiLevelType w:val="hybridMultilevel"/>
    <w:tmpl w:val="D08AE3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A19096A"/>
    <w:multiLevelType w:val="multilevel"/>
    <w:tmpl w:val="A1B04F7E"/>
    <w:lvl w:ilvl="0">
      <w:start w:val="1"/>
      <w:numFmt w:val="bullet"/>
      <w:lvlText w:val=""/>
      <w:lvlJc w:val="left"/>
      <w:pPr>
        <w:ind w:left="720" w:hanging="360"/>
      </w:pPr>
      <w:rPr>
        <w:rFonts w:hint="default" w:ascii="Symbol" w:hAnsi="Symbol"/>
        <w:color w:val="156082" w:themeColor="accent1"/>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CF53774"/>
    <w:multiLevelType w:val="hybridMultilevel"/>
    <w:tmpl w:val="1F764402"/>
    <w:lvl w:ilvl="0" w:tplc="1CE6EE4C">
      <w:start w:val="1"/>
      <w:numFmt w:val="bullet"/>
      <w:lvlText w:val=""/>
      <w:lvlJc w:val="left"/>
      <w:pPr>
        <w:ind w:left="720" w:hanging="360"/>
      </w:pPr>
      <w:rPr>
        <w:rFonts w:hint="default" w:ascii="Symbol" w:hAnsi="Symbol"/>
        <w:b/>
        <w:color w:val="156082" w:themeColor="accent1"/>
      </w:rPr>
    </w:lvl>
    <w:lvl w:ilvl="1" w:tplc="38E29730">
      <w:start w:val="1"/>
      <w:numFmt w:val="bullet"/>
      <w:lvlText w:val="o"/>
      <w:lvlJc w:val="left"/>
      <w:pPr>
        <w:ind w:left="1440" w:hanging="360"/>
      </w:pPr>
      <w:rPr>
        <w:rFonts w:hint="default" w:ascii="Courier New" w:hAnsi="Courier New"/>
        <w:color w:val="156082" w:themeColor="accent1"/>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6DEC3457"/>
    <w:multiLevelType w:val="multilevel"/>
    <w:tmpl w:val="749C05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7CF47CD7"/>
    <w:multiLevelType w:val="multilevel"/>
    <w:tmpl w:val="607A955E"/>
    <w:lvl w:ilvl="0">
      <w:start w:val="1"/>
      <w:numFmt w:val="bullet"/>
      <w:lvlText w:val=""/>
      <w:lvlJc w:val="left"/>
      <w:pPr>
        <w:ind w:left="720" w:hanging="360"/>
      </w:pPr>
      <w:rPr>
        <w:rFonts w:hint="default" w:ascii="Symbol" w:hAnsi="Symbol"/>
        <w:color w:val="156082" w:themeColor="accent1"/>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ED90E88"/>
    <w:multiLevelType w:val="multilevel"/>
    <w:tmpl w:val="16505936"/>
    <w:lvl w:ilvl="0">
      <w:start w:val="1"/>
      <w:numFmt w:val="bullet"/>
      <w:lvlText w:val=""/>
      <w:lvlJc w:val="left"/>
      <w:pPr>
        <w:ind w:left="720" w:hanging="360"/>
      </w:pPr>
      <w:rPr>
        <w:rFonts w:hint="default" w:ascii="Symbol" w:hAnsi="Symbol"/>
        <w:color w:val="156082" w:themeColor="accent1"/>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484931625">
    <w:abstractNumId w:val="17"/>
  </w:num>
  <w:num w:numId="2" w16cid:durableId="1270049040">
    <w:abstractNumId w:val="24"/>
  </w:num>
  <w:num w:numId="3" w16cid:durableId="73205962">
    <w:abstractNumId w:val="25"/>
  </w:num>
  <w:num w:numId="4" w16cid:durableId="1163012336">
    <w:abstractNumId w:val="23"/>
  </w:num>
  <w:num w:numId="5" w16cid:durableId="2000845828">
    <w:abstractNumId w:val="6"/>
  </w:num>
  <w:num w:numId="6" w16cid:durableId="1876842375">
    <w:abstractNumId w:val="20"/>
  </w:num>
  <w:num w:numId="7" w16cid:durableId="302273997">
    <w:abstractNumId w:val="13"/>
  </w:num>
  <w:num w:numId="8" w16cid:durableId="603072670">
    <w:abstractNumId w:val="0"/>
  </w:num>
  <w:num w:numId="9" w16cid:durableId="1162117075">
    <w:abstractNumId w:val="28"/>
  </w:num>
  <w:num w:numId="10" w16cid:durableId="674579846">
    <w:abstractNumId w:val="27"/>
  </w:num>
  <w:num w:numId="11" w16cid:durableId="1258756308">
    <w:abstractNumId w:val="16"/>
  </w:num>
  <w:num w:numId="12" w16cid:durableId="114062119">
    <w:abstractNumId w:val="4"/>
  </w:num>
  <w:num w:numId="13" w16cid:durableId="981468011">
    <w:abstractNumId w:val="14"/>
  </w:num>
  <w:num w:numId="14" w16cid:durableId="1401168729">
    <w:abstractNumId w:val="19"/>
  </w:num>
  <w:num w:numId="15" w16cid:durableId="1637877381">
    <w:abstractNumId w:val="2"/>
  </w:num>
  <w:num w:numId="16" w16cid:durableId="1476142836">
    <w:abstractNumId w:val="5"/>
  </w:num>
  <w:num w:numId="17" w16cid:durableId="724527326">
    <w:abstractNumId w:val="21"/>
  </w:num>
  <w:num w:numId="18" w16cid:durableId="150216642">
    <w:abstractNumId w:val="1"/>
  </w:num>
  <w:num w:numId="19" w16cid:durableId="1171021763">
    <w:abstractNumId w:val="10"/>
  </w:num>
  <w:num w:numId="20" w16cid:durableId="610553425">
    <w:abstractNumId w:val="3"/>
  </w:num>
  <w:num w:numId="21" w16cid:durableId="601181513">
    <w:abstractNumId w:val="30"/>
  </w:num>
  <w:num w:numId="22" w16cid:durableId="464127635">
    <w:abstractNumId w:val="9"/>
  </w:num>
  <w:num w:numId="23" w16cid:durableId="2059821678">
    <w:abstractNumId w:val="8"/>
  </w:num>
  <w:num w:numId="24" w16cid:durableId="1648434265">
    <w:abstractNumId w:val="15"/>
  </w:num>
  <w:num w:numId="25" w16cid:durableId="256452877">
    <w:abstractNumId w:val="22"/>
  </w:num>
  <w:num w:numId="26" w16cid:durableId="1574581040">
    <w:abstractNumId w:val="29"/>
  </w:num>
  <w:num w:numId="27" w16cid:durableId="540287966">
    <w:abstractNumId w:val="12"/>
  </w:num>
  <w:num w:numId="28" w16cid:durableId="172963809">
    <w:abstractNumId w:val="26"/>
  </w:num>
  <w:num w:numId="29" w16cid:durableId="60295015">
    <w:abstractNumId w:val="7"/>
  </w:num>
  <w:num w:numId="30" w16cid:durableId="1591886937">
    <w:abstractNumId w:val="18"/>
  </w:num>
  <w:num w:numId="31" w16cid:durableId="909389441">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éri András">
    <w15:presenceInfo w15:providerId="AD" w15:userId="S::andras.keri@urosystem.com::21009747-7ad2-4eaa-89ba-028809fe598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251"/>
    <w:rsid w:val="00015BD9"/>
    <w:rsid w:val="000242BC"/>
    <w:rsid w:val="00065335"/>
    <w:rsid w:val="0009008A"/>
    <w:rsid w:val="000A545F"/>
    <w:rsid w:val="000C5744"/>
    <w:rsid w:val="000F1ED1"/>
    <w:rsid w:val="00105071"/>
    <w:rsid w:val="00107251"/>
    <w:rsid w:val="00112468"/>
    <w:rsid w:val="001251D0"/>
    <w:rsid w:val="0016668F"/>
    <w:rsid w:val="0019744A"/>
    <w:rsid w:val="001A0D9B"/>
    <w:rsid w:val="001C117B"/>
    <w:rsid w:val="001E2B7B"/>
    <w:rsid w:val="001F7EF8"/>
    <w:rsid w:val="00206118"/>
    <w:rsid w:val="00206685"/>
    <w:rsid w:val="00207206"/>
    <w:rsid w:val="002314DB"/>
    <w:rsid w:val="0023274B"/>
    <w:rsid w:val="00237AD3"/>
    <w:rsid w:val="00244A93"/>
    <w:rsid w:val="00292F07"/>
    <w:rsid w:val="002F7B4C"/>
    <w:rsid w:val="003517A4"/>
    <w:rsid w:val="00361537"/>
    <w:rsid w:val="003724E4"/>
    <w:rsid w:val="003937F2"/>
    <w:rsid w:val="003C0400"/>
    <w:rsid w:val="003C087A"/>
    <w:rsid w:val="003D0F83"/>
    <w:rsid w:val="00403879"/>
    <w:rsid w:val="00403A86"/>
    <w:rsid w:val="00420A43"/>
    <w:rsid w:val="00433316"/>
    <w:rsid w:val="004358EA"/>
    <w:rsid w:val="0044045D"/>
    <w:rsid w:val="0045369E"/>
    <w:rsid w:val="00455BB4"/>
    <w:rsid w:val="004B6821"/>
    <w:rsid w:val="004F0587"/>
    <w:rsid w:val="004F0955"/>
    <w:rsid w:val="00506340"/>
    <w:rsid w:val="0051663F"/>
    <w:rsid w:val="00537472"/>
    <w:rsid w:val="00557E0F"/>
    <w:rsid w:val="0056043B"/>
    <w:rsid w:val="00577B00"/>
    <w:rsid w:val="005E4C88"/>
    <w:rsid w:val="00637928"/>
    <w:rsid w:val="00676475"/>
    <w:rsid w:val="00677CEE"/>
    <w:rsid w:val="006A1CE0"/>
    <w:rsid w:val="006A430D"/>
    <w:rsid w:val="006C337E"/>
    <w:rsid w:val="00701421"/>
    <w:rsid w:val="00704551"/>
    <w:rsid w:val="00711545"/>
    <w:rsid w:val="007235CE"/>
    <w:rsid w:val="00725BB6"/>
    <w:rsid w:val="007A62DA"/>
    <w:rsid w:val="007B5C95"/>
    <w:rsid w:val="007C6EF2"/>
    <w:rsid w:val="007E0FDE"/>
    <w:rsid w:val="0080004D"/>
    <w:rsid w:val="00857AC1"/>
    <w:rsid w:val="008764AB"/>
    <w:rsid w:val="008C5DC6"/>
    <w:rsid w:val="008F635E"/>
    <w:rsid w:val="009563C7"/>
    <w:rsid w:val="009A7AC3"/>
    <w:rsid w:val="009B7C2B"/>
    <w:rsid w:val="009E315A"/>
    <w:rsid w:val="009E6B4C"/>
    <w:rsid w:val="009E7F0B"/>
    <w:rsid w:val="009E7FD8"/>
    <w:rsid w:val="00A00C82"/>
    <w:rsid w:val="00AB4C8F"/>
    <w:rsid w:val="00AB7279"/>
    <w:rsid w:val="00AF7F98"/>
    <w:rsid w:val="00B363B9"/>
    <w:rsid w:val="00BE35A6"/>
    <w:rsid w:val="00BF1EE9"/>
    <w:rsid w:val="00C0334B"/>
    <w:rsid w:val="00C539FF"/>
    <w:rsid w:val="00C6031A"/>
    <w:rsid w:val="00C63604"/>
    <w:rsid w:val="00C833E1"/>
    <w:rsid w:val="00CA288A"/>
    <w:rsid w:val="00CB0236"/>
    <w:rsid w:val="00CC0CDD"/>
    <w:rsid w:val="00D36234"/>
    <w:rsid w:val="00D64A9F"/>
    <w:rsid w:val="00D67899"/>
    <w:rsid w:val="00D83EFD"/>
    <w:rsid w:val="00D84678"/>
    <w:rsid w:val="00D86C18"/>
    <w:rsid w:val="00DA513A"/>
    <w:rsid w:val="00DC63D2"/>
    <w:rsid w:val="00DD4F6B"/>
    <w:rsid w:val="00DF6BBB"/>
    <w:rsid w:val="00DF73BF"/>
    <w:rsid w:val="00E20624"/>
    <w:rsid w:val="00E20F1A"/>
    <w:rsid w:val="00E2282E"/>
    <w:rsid w:val="00E50639"/>
    <w:rsid w:val="00EA03D3"/>
    <w:rsid w:val="00EA3D02"/>
    <w:rsid w:val="00ED411E"/>
    <w:rsid w:val="00EF4B9E"/>
    <w:rsid w:val="00EF7058"/>
    <w:rsid w:val="00F26418"/>
    <w:rsid w:val="00F42E50"/>
    <w:rsid w:val="00F544AC"/>
    <w:rsid w:val="00F75C19"/>
    <w:rsid w:val="00F7751D"/>
    <w:rsid w:val="00F93E92"/>
    <w:rsid w:val="00F9640D"/>
    <w:rsid w:val="00FD2BCA"/>
    <w:rsid w:val="00FD4F4D"/>
    <w:rsid w:val="00FE7EFC"/>
    <w:rsid w:val="00FF5649"/>
    <w:rsid w:val="6937F334"/>
    <w:rsid w:val="75AB921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2C64F"/>
  <w15:chartTrackingRefBased/>
  <w15:docId w15:val="{3D78F6D3-663D-F341-BD84-81F85067E83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l" w:default="1">
    <w:name w:val="Normal"/>
    <w:qFormat/>
  </w:style>
  <w:style w:type="paragraph" w:styleId="Cmsor1">
    <w:name w:val="heading 1"/>
    <w:basedOn w:val="Norml"/>
    <w:next w:val="Norml"/>
    <w:link w:val="Cmsor1Char"/>
    <w:uiPriority w:val="9"/>
    <w:qFormat/>
    <w:rsid w:val="0010725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Cmsor2">
    <w:name w:val="heading 2"/>
    <w:basedOn w:val="Norml"/>
    <w:next w:val="Norml"/>
    <w:link w:val="Cmsor2Char"/>
    <w:uiPriority w:val="9"/>
    <w:unhideWhenUsed/>
    <w:qFormat/>
    <w:rsid w:val="0010725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Cmsor3">
    <w:name w:val="heading 3"/>
    <w:basedOn w:val="Norml"/>
    <w:next w:val="Norml"/>
    <w:link w:val="Cmsor3Char"/>
    <w:uiPriority w:val="9"/>
    <w:unhideWhenUsed/>
    <w:qFormat/>
    <w:rsid w:val="00107251"/>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107251"/>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107251"/>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107251"/>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107251"/>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107251"/>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107251"/>
    <w:pPr>
      <w:keepNext/>
      <w:keepLines/>
      <w:spacing w:after="0"/>
      <w:outlineLvl w:val="8"/>
    </w:pPr>
    <w:rPr>
      <w:rFonts w:eastAsiaTheme="majorEastAsia" w:cstheme="majorBidi"/>
      <w:color w:val="272727" w:themeColor="text1" w:themeTint="D8"/>
    </w:rPr>
  </w:style>
  <w:style w:type="character" w:styleId="Bekezdsalapbettpusa" w:default="1">
    <w:name w:val="Default Paragraph Font"/>
    <w:uiPriority w:val="1"/>
    <w:semiHidden/>
    <w:unhideWhenUsed/>
  </w:style>
  <w:style w:type="table" w:styleId="Normltblzat" w:default="1">
    <w:name w:val="Normal Table"/>
    <w:uiPriority w:val="99"/>
    <w:semiHidden/>
    <w:unhideWhenUsed/>
    <w:tblPr>
      <w:tblInd w:w="0" w:type="dxa"/>
      <w:tblCellMar>
        <w:top w:w="0" w:type="dxa"/>
        <w:left w:w="108" w:type="dxa"/>
        <w:bottom w:w="0" w:type="dxa"/>
        <w:right w:w="108" w:type="dxa"/>
      </w:tblCellMar>
    </w:tblPr>
  </w:style>
  <w:style w:type="numbering" w:styleId="Nemlista" w:default="1">
    <w:name w:val="No List"/>
    <w:uiPriority w:val="99"/>
    <w:semiHidden/>
    <w:unhideWhenUsed/>
  </w:style>
  <w:style w:type="character" w:styleId="Cmsor1Char" w:customStyle="1">
    <w:name w:val="Címsor 1 Char"/>
    <w:basedOn w:val="Bekezdsalapbettpusa"/>
    <w:link w:val="Cmsor1"/>
    <w:uiPriority w:val="9"/>
    <w:rsid w:val="00107251"/>
    <w:rPr>
      <w:rFonts w:asciiTheme="majorHAnsi" w:hAnsiTheme="majorHAnsi" w:eastAsiaTheme="majorEastAsia" w:cstheme="majorBidi"/>
      <w:color w:val="0F4761" w:themeColor="accent1" w:themeShade="BF"/>
      <w:sz w:val="40"/>
      <w:szCs w:val="40"/>
    </w:rPr>
  </w:style>
  <w:style w:type="character" w:styleId="Cmsor2Char" w:customStyle="1">
    <w:name w:val="Címsor 2 Char"/>
    <w:basedOn w:val="Bekezdsalapbettpusa"/>
    <w:link w:val="Cmsor2"/>
    <w:uiPriority w:val="9"/>
    <w:rsid w:val="00107251"/>
    <w:rPr>
      <w:rFonts w:asciiTheme="majorHAnsi" w:hAnsiTheme="majorHAnsi" w:eastAsiaTheme="majorEastAsia" w:cstheme="majorBidi"/>
      <w:color w:val="0F4761" w:themeColor="accent1" w:themeShade="BF"/>
      <w:sz w:val="32"/>
      <w:szCs w:val="32"/>
    </w:rPr>
  </w:style>
  <w:style w:type="character" w:styleId="Cmsor3Char" w:customStyle="1">
    <w:name w:val="Címsor 3 Char"/>
    <w:basedOn w:val="Bekezdsalapbettpusa"/>
    <w:link w:val="Cmsor3"/>
    <w:uiPriority w:val="9"/>
    <w:rsid w:val="00107251"/>
    <w:rPr>
      <w:rFonts w:eastAsiaTheme="majorEastAsia" w:cstheme="majorBidi"/>
      <w:color w:val="0F4761" w:themeColor="accent1" w:themeShade="BF"/>
      <w:sz w:val="28"/>
      <w:szCs w:val="28"/>
    </w:rPr>
  </w:style>
  <w:style w:type="character" w:styleId="Cmsor4Char" w:customStyle="1">
    <w:name w:val="Címsor 4 Char"/>
    <w:basedOn w:val="Bekezdsalapbettpusa"/>
    <w:link w:val="Cmsor4"/>
    <w:uiPriority w:val="9"/>
    <w:semiHidden/>
    <w:rsid w:val="00107251"/>
    <w:rPr>
      <w:rFonts w:eastAsiaTheme="majorEastAsia" w:cstheme="majorBidi"/>
      <w:i/>
      <w:iCs/>
      <w:color w:val="0F4761" w:themeColor="accent1" w:themeShade="BF"/>
    </w:rPr>
  </w:style>
  <w:style w:type="character" w:styleId="Cmsor5Char" w:customStyle="1">
    <w:name w:val="Címsor 5 Char"/>
    <w:basedOn w:val="Bekezdsalapbettpusa"/>
    <w:link w:val="Cmsor5"/>
    <w:uiPriority w:val="9"/>
    <w:semiHidden/>
    <w:rsid w:val="00107251"/>
    <w:rPr>
      <w:rFonts w:eastAsiaTheme="majorEastAsia" w:cstheme="majorBidi"/>
      <w:color w:val="0F4761" w:themeColor="accent1" w:themeShade="BF"/>
    </w:rPr>
  </w:style>
  <w:style w:type="character" w:styleId="Cmsor6Char" w:customStyle="1">
    <w:name w:val="Címsor 6 Char"/>
    <w:basedOn w:val="Bekezdsalapbettpusa"/>
    <w:link w:val="Cmsor6"/>
    <w:uiPriority w:val="9"/>
    <w:semiHidden/>
    <w:rsid w:val="00107251"/>
    <w:rPr>
      <w:rFonts w:eastAsiaTheme="majorEastAsia" w:cstheme="majorBidi"/>
      <w:i/>
      <w:iCs/>
      <w:color w:val="595959" w:themeColor="text1" w:themeTint="A6"/>
    </w:rPr>
  </w:style>
  <w:style w:type="character" w:styleId="Cmsor7Char" w:customStyle="1">
    <w:name w:val="Címsor 7 Char"/>
    <w:basedOn w:val="Bekezdsalapbettpusa"/>
    <w:link w:val="Cmsor7"/>
    <w:uiPriority w:val="9"/>
    <w:semiHidden/>
    <w:rsid w:val="00107251"/>
    <w:rPr>
      <w:rFonts w:eastAsiaTheme="majorEastAsia" w:cstheme="majorBidi"/>
      <w:color w:val="595959" w:themeColor="text1" w:themeTint="A6"/>
    </w:rPr>
  </w:style>
  <w:style w:type="character" w:styleId="Cmsor8Char" w:customStyle="1">
    <w:name w:val="Címsor 8 Char"/>
    <w:basedOn w:val="Bekezdsalapbettpusa"/>
    <w:link w:val="Cmsor8"/>
    <w:uiPriority w:val="9"/>
    <w:semiHidden/>
    <w:rsid w:val="00107251"/>
    <w:rPr>
      <w:rFonts w:eastAsiaTheme="majorEastAsia" w:cstheme="majorBidi"/>
      <w:i/>
      <w:iCs/>
      <w:color w:val="272727" w:themeColor="text1" w:themeTint="D8"/>
    </w:rPr>
  </w:style>
  <w:style w:type="character" w:styleId="Cmsor9Char" w:customStyle="1">
    <w:name w:val="Címsor 9 Char"/>
    <w:basedOn w:val="Bekezdsalapbettpusa"/>
    <w:link w:val="Cmsor9"/>
    <w:uiPriority w:val="9"/>
    <w:semiHidden/>
    <w:rsid w:val="00107251"/>
    <w:rPr>
      <w:rFonts w:eastAsiaTheme="majorEastAsia" w:cstheme="majorBidi"/>
      <w:color w:val="272727" w:themeColor="text1" w:themeTint="D8"/>
    </w:rPr>
  </w:style>
  <w:style w:type="paragraph" w:styleId="Cm">
    <w:name w:val="Title"/>
    <w:basedOn w:val="Norml"/>
    <w:next w:val="Norml"/>
    <w:link w:val="CmChar"/>
    <w:uiPriority w:val="10"/>
    <w:qFormat/>
    <w:rsid w:val="00107251"/>
    <w:pPr>
      <w:spacing w:after="80" w:line="240" w:lineRule="auto"/>
      <w:contextualSpacing/>
    </w:pPr>
    <w:rPr>
      <w:rFonts w:asciiTheme="majorHAnsi" w:hAnsiTheme="majorHAnsi" w:eastAsiaTheme="majorEastAsia" w:cstheme="majorBidi"/>
      <w:spacing w:val="-10"/>
      <w:kern w:val="28"/>
      <w:sz w:val="56"/>
      <w:szCs w:val="56"/>
    </w:rPr>
  </w:style>
  <w:style w:type="character" w:styleId="CmChar" w:customStyle="1">
    <w:name w:val="Cím Char"/>
    <w:basedOn w:val="Bekezdsalapbettpusa"/>
    <w:link w:val="Cm"/>
    <w:uiPriority w:val="10"/>
    <w:rsid w:val="00107251"/>
    <w:rPr>
      <w:rFonts w:asciiTheme="majorHAnsi" w:hAnsiTheme="majorHAnsi" w:eastAsiaTheme="majorEastAsia" w:cstheme="majorBidi"/>
      <w:spacing w:val="-10"/>
      <w:kern w:val="28"/>
      <w:sz w:val="56"/>
      <w:szCs w:val="56"/>
    </w:rPr>
  </w:style>
  <w:style w:type="paragraph" w:styleId="Alcm">
    <w:name w:val="Subtitle"/>
    <w:basedOn w:val="Norml"/>
    <w:next w:val="Norml"/>
    <w:link w:val="AlcmChar"/>
    <w:uiPriority w:val="11"/>
    <w:qFormat/>
    <w:rsid w:val="00107251"/>
    <w:pPr>
      <w:numPr>
        <w:ilvl w:val="1"/>
      </w:numPr>
    </w:pPr>
    <w:rPr>
      <w:rFonts w:eastAsiaTheme="majorEastAsia" w:cstheme="majorBidi"/>
      <w:color w:val="595959" w:themeColor="text1" w:themeTint="A6"/>
      <w:spacing w:val="15"/>
      <w:sz w:val="28"/>
      <w:szCs w:val="28"/>
    </w:rPr>
  </w:style>
  <w:style w:type="character" w:styleId="AlcmChar" w:customStyle="1">
    <w:name w:val="Alcím Char"/>
    <w:basedOn w:val="Bekezdsalapbettpusa"/>
    <w:link w:val="Alcm"/>
    <w:uiPriority w:val="11"/>
    <w:rsid w:val="00107251"/>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107251"/>
    <w:pPr>
      <w:spacing w:before="160"/>
      <w:jc w:val="center"/>
    </w:pPr>
    <w:rPr>
      <w:i/>
      <w:iCs/>
      <w:color w:val="404040" w:themeColor="text1" w:themeTint="BF"/>
    </w:rPr>
  </w:style>
  <w:style w:type="character" w:styleId="IdzetChar" w:customStyle="1">
    <w:name w:val="Idézet Char"/>
    <w:basedOn w:val="Bekezdsalapbettpusa"/>
    <w:link w:val="Idzet"/>
    <w:uiPriority w:val="29"/>
    <w:rsid w:val="00107251"/>
    <w:rPr>
      <w:i/>
      <w:iCs/>
      <w:color w:val="404040" w:themeColor="text1" w:themeTint="BF"/>
    </w:rPr>
  </w:style>
  <w:style w:type="paragraph" w:styleId="Listaszerbekezds">
    <w:name w:val="List Paragraph"/>
    <w:basedOn w:val="Norml"/>
    <w:uiPriority w:val="34"/>
    <w:qFormat/>
    <w:rsid w:val="00107251"/>
    <w:pPr>
      <w:ind w:left="720"/>
      <w:contextualSpacing/>
    </w:pPr>
  </w:style>
  <w:style w:type="character" w:styleId="Erskiemels">
    <w:name w:val="Intense Emphasis"/>
    <w:basedOn w:val="Bekezdsalapbettpusa"/>
    <w:uiPriority w:val="21"/>
    <w:qFormat/>
    <w:rsid w:val="00107251"/>
    <w:rPr>
      <w:i/>
      <w:iCs/>
      <w:color w:val="0F4761" w:themeColor="accent1" w:themeShade="BF"/>
    </w:rPr>
  </w:style>
  <w:style w:type="paragraph" w:styleId="Kiemeltidzet">
    <w:name w:val="Intense Quote"/>
    <w:basedOn w:val="Norml"/>
    <w:next w:val="Norml"/>
    <w:link w:val="KiemeltidzetChar"/>
    <w:uiPriority w:val="30"/>
    <w:qFormat/>
    <w:rsid w:val="0010725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KiemeltidzetChar" w:customStyle="1">
    <w:name w:val="Kiemelt idézet Char"/>
    <w:basedOn w:val="Bekezdsalapbettpusa"/>
    <w:link w:val="Kiemeltidzet"/>
    <w:uiPriority w:val="30"/>
    <w:rsid w:val="00107251"/>
    <w:rPr>
      <w:i/>
      <w:iCs/>
      <w:color w:val="0F4761" w:themeColor="accent1" w:themeShade="BF"/>
    </w:rPr>
  </w:style>
  <w:style w:type="character" w:styleId="Ershivatkozs">
    <w:name w:val="Intense Reference"/>
    <w:basedOn w:val="Bekezdsalapbettpusa"/>
    <w:uiPriority w:val="32"/>
    <w:qFormat/>
    <w:rsid w:val="00107251"/>
    <w:rPr>
      <w:b/>
      <w:bCs/>
      <w:smallCaps/>
      <w:color w:val="0F4761" w:themeColor="accent1" w:themeShade="BF"/>
      <w:spacing w:val="5"/>
    </w:rPr>
  </w:style>
  <w:style w:type="character" w:styleId="Kiemels2">
    <w:name w:val="Strong"/>
    <w:basedOn w:val="Bekezdsalapbettpusa"/>
    <w:uiPriority w:val="22"/>
    <w:qFormat/>
    <w:rsid w:val="00107251"/>
    <w:rPr>
      <w:b/>
      <w:bCs/>
    </w:rPr>
  </w:style>
  <w:style w:type="paragraph" w:styleId="NormlWeb">
    <w:name w:val="Normal (Web)"/>
    <w:basedOn w:val="Norml"/>
    <w:uiPriority w:val="99"/>
    <w:unhideWhenUsed/>
    <w:rsid w:val="00107251"/>
    <w:pPr>
      <w:spacing w:before="100" w:beforeAutospacing="1" w:after="100" w:afterAutospacing="1" w:line="240" w:lineRule="auto"/>
    </w:pPr>
    <w:rPr>
      <w:rFonts w:ascii="Times New Roman" w:hAnsi="Times New Roman" w:eastAsia="Times New Roman" w:cs="Times New Roman"/>
      <w:kern w:val="0"/>
      <w:lang w:eastAsia="en-GB"/>
      <w14:ligatures w14:val="none"/>
    </w:rPr>
  </w:style>
  <w:style w:type="paragraph" w:styleId="isselectedend" w:customStyle="1">
    <w:name w:val="isselectedend"/>
    <w:basedOn w:val="Norml"/>
    <w:rsid w:val="00CC0CDD"/>
    <w:pPr>
      <w:spacing w:before="100" w:beforeAutospacing="1" w:after="100" w:afterAutospacing="1" w:line="240" w:lineRule="auto"/>
    </w:pPr>
    <w:rPr>
      <w:rFonts w:ascii="Times New Roman" w:hAnsi="Times New Roman" w:eastAsia="Times New Roman" w:cs="Times New Roman"/>
      <w:kern w:val="0"/>
      <w:lang w:eastAsia="en-GB"/>
      <w14:ligatures w14:val="none"/>
    </w:rPr>
  </w:style>
  <w:style w:type="paragraph" w:styleId="pdq2pgselectionanchorcontainer" w:customStyle="1">
    <w:name w:val="pdq2pg_selectionanchorcontainer"/>
    <w:basedOn w:val="Norml"/>
    <w:rsid w:val="00403879"/>
    <w:pPr>
      <w:spacing w:before="100" w:beforeAutospacing="1" w:after="100" w:afterAutospacing="1" w:line="240" w:lineRule="auto"/>
    </w:pPr>
    <w:rPr>
      <w:rFonts w:ascii="Times New Roman" w:hAnsi="Times New Roman" w:eastAsia="Times New Roman" w:cs="Times New Roman"/>
      <w:kern w:val="0"/>
      <w:lang w:eastAsia="en-GB"/>
      <w14:ligatures w14:val="none"/>
    </w:rPr>
  </w:style>
  <w:style w:type="table" w:styleId="Rcsostblzat">
    <w:name w:val="Table Grid"/>
    <w:basedOn w:val="Normltblzat"/>
    <w:uiPriority w:val="39"/>
    <w:rsid w:val="00EF705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gcmg" w:customStyle="1">
    <w:name w:val="a_gcmg"/>
    <w:basedOn w:val="Bekezdsalapbettpusa"/>
    <w:rsid w:val="00EF7058"/>
  </w:style>
  <w:style w:type="paragraph" w:styleId="cvgsua" w:customStyle="1">
    <w:name w:val="cvgsua"/>
    <w:basedOn w:val="Norml"/>
    <w:rsid w:val="00EF7058"/>
    <w:pPr>
      <w:spacing w:before="100" w:beforeAutospacing="1" w:after="100" w:afterAutospacing="1" w:line="240" w:lineRule="auto"/>
    </w:pPr>
    <w:rPr>
      <w:rFonts w:ascii="Times New Roman" w:hAnsi="Times New Roman" w:eastAsia="Times New Roman" w:cs="Times New Roman"/>
      <w:kern w:val="0"/>
      <w:lang w:eastAsia="en-GB"/>
      <w14:ligatures w14:val="none"/>
    </w:rPr>
  </w:style>
  <w:style w:type="table" w:styleId="Tblzatrcsosvilgos">
    <w:name w:val="Grid Table Light"/>
    <w:basedOn w:val="Normltblzat"/>
    <w:uiPriority w:val="40"/>
    <w:rsid w:val="00EF705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numbering" w:styleId="CurrentList1" w:customStyle="1">
    <w:name w:val="Current List1"/>
    <w:uiPriority w:val="99"/>
    <w:rsid w:val="00676475"/>
    <w:pPr>
      <w:numPr>
        <w:numId w:val="15"/>
      </w:numPr>
    </w:pPr>
  </w:style>
  <w:style w:type="character" w:styleId="Hiperhivatkozs">
    <w:name w:val="Hyperlink"/>
    <w:basedOn w:val="Bekezdsalapbettpusa"/>
    <w:uiPriority w:val="99"/>
    <w:unhideWhenUsed/>
    <w:rsid w:val="0019744A"/>
    <w:rPr>
      <w:color w:val="467886" w:themeColor="hyperlink"/>
      <w:u w:val="single"/>
    </w:rPr>
  </w:style>
  <w:style w:type="character" w:styleId="Feloldatlanmegemlts">
    <w:name w:val="Unresolved Mention"/>
    <w:basedOn w:val="Bekezdsalapbettpusa"/>
    <w:uiPriority w:val="99"/>
    <w:semiHidden/>
    <w:unhideWhenUsed/>
    <w:rsid w:val="0019744A"/>
    <w:rPr>
      <w:color w:val="605E5C"/>
      <w:shd w:val="clear" w:color="auto" w:fill="E1DFDD"/>
    </w:rPr>
  </w:style>
  <w:style w:type="paragraph" w:styleId="z-Akrdvteteje">
    <w:name w:val="HTML Top of Form"/>
    <w:basedOn w:val="Norml"/>
    <w:next w:val="Norml"/>
    <w:link w:val="z-AkrdvtetejeChar"/>
    <w:hidden/>
    <w:uiPriority w:val="99"/>
    <w:unhideWhenUsed/>
    <w:rsid w:val="00ED411E"/>
    <w:pPr>
      <w:pBdr>
        <w:bottom w:val="single" w:color="auto" w:sz="6" w:space="1"/>
      </w:pBdr>
      <w:spacing w:after="0" w:line="240" w:lineRule="auto"/>
      <w:jc w:val="center"/>
    </w:pPr>
    <w:rPr>
      <w:rFonts w:ascii="Arial" w:hAnsi="Arial" w:eastAsia="Times New Roman" w:cs="Arial"/>
      <w:vanish/>
      <w:kern w:val="0"/>
      <w:sz w:val="16"/>
      <w:szCs w:val="16"/>
      <w:lang w:eastAsia="en-GB"/>
      <w14:ligatures w14:val="none"/>
    </w:rPr>
  </w:style>
  <w:style w:type="character" w:styleId="z-AkrdvtetejeChar" w:customStyle="1">
    <w:name w:val="z-A kérdőív teteje Char"/>
    <w:basedOn w:val="Bekezdsalapbettpusa"/>
    <w:link w:val="z-Akrdvteteje"/>
    <w:uiPriority w:val="99"/>
    <w:rsid w:val="00ED411E"/>
    <w:rPr>
      <w:rFonts w:ascii="Arial" w:hAnsi="Arial" w:eastAsia="Times New Roman" w:cs="Arial"/>
      <w:vanish/>
      <w:kern w:val="0"/>
      <w:sz w:val="16"/>
      <w:szCs w:val="16"/>
      <w:lang w:eastAsia="en-GB"/>
      <w14:ligatures w14:val="none"/>
    </w:rPr>
  </w:style>
  <w:style w:type="paragraph" w:styleId="z-Akrdvalja">
    <w:name w:val="HTML Bottom of Form"/>
    <w:basedOn w:val="Norml"/>
    <w:next w:val="Norml"/>
    <w:link w:val="z-AkrdvaljaChar"/>
    <w:hidden/>
    <w:uiPriority w:val="99"/>
    <w:semiHidden/>
    <w:unhideWhenUsed/>
    <w:rsid w:val="00ED411E"/>
    <w:pPr>
      <w:pBdr>
        <w:top w:val="single" w:color="auto" w:sz="6" w:space="1"/>
      </w:pBdr>
      <w:spacing w:after="0" w:line="240" w:lineRule="auto"/>
      <w:jc w:val="center"/>
    </w:pPr>
    <w:rPr>
      <w:rFonts w:ascii="Arial" w:hAnsi="Arial" w:eastAsia="Times New Roman" w:cs="Arial"/>
      <w:vanish/>
      <w:kern w:val="0"/>
      <w:sz w:val="16"/>
      <w:szCs w:val="16"/>
      <w:lang w:eastAsia="en-GB"/>
      <w14:ligatures w14:val="none"/>
    </w:rPr>
  </w:style>
  <w:style w:type="character" w:styleId="z-AkrdvaljaChar" w:customStyle="1">
    <w:name w:val="z-A kérdőív alja Char"/>
    <w:basedOn w:val="Bekezdsalapbettpusa"/>
    <w:link w:val="z-Akrdvalja"/>
    <w:uiPriority w:val="99"/>
    <w:semiHidden/>
    <w:rsid w:val="00ED411E"/>
    <w:rPr>
      <w:rFonts w:ascii="Arial" w:hAnsi="Arial" w:eastAsia="Times New Roman" w:cs="Arial"/>
      <w:vanish/>
      <w:kern w:val="0"/>
      <w:sz w:val="16"/>
      <w:szCs w:val="16"/>
      <w:lang w:eastAsia="en-GB"/>
      <w14:ligatures w14:val="none"/>
    </w:rPr>
  </w:style>
  <w:style w:type="paragraph" w:styleId="lfej">
    <w:name w:val="header"/>
    <w:basedOn w:val="Norml"/>
    <w:link w:val="lfejChar"/>
    <w:uiPriority w:val="99"/>
    <w:unhideWhenUsed/>
    <w:rsid w:val="004F0587"/>
    <w:pPr>
      <w:tabs>
        <w:tab w:val="center" w:pos="4513"/>
        <w:tab w:val="right" w:pos="9026"/>
      </w:tabs>
      <w:spacing w:after="0" w:line="240" w:lineRule="auto"/>
    </w:pPr>
  </w:style>
  <w:style w:type="character" w:styleId="lfejChar" w:customStyle="1">
    <w:name w:val="Élőfej Char"/>
    <w:basedOn w:val="Bekezdsalapbettpusa"/>
    <w:link w:val="lfej"/>
    <w:uiPriority w:val="99"/>
    <w:rsid w:val="004F0587"/>
  </w:style>
  <w:style w:type="paragraph" w:styleId="llb">
    <w:name w:val="footer"/>
    <w:basedOn w:val="Norml"/>
    <w:link w:val="llbChar"/>
    <w:uiPriority w:val="99"/>
    <w:unhideWhenUsed/>
    <w:rsid w:val="004F0587"/>
    <w:pPr>
      <w:tabs>
        <w:tab w:val="center" w:pos="4513"/>
        <w:tab w:val="right" w:pos="9026"/>
      </w:tabs>
      <w:spacing w:after="0" w:line="240" w:lineRule="auto"/>
    </w:pPr>
  </w:style>
  <w:style w:type="character" w:styleId="llbChar" w:customStyle="1">
    <w:name w:val="Élőláb Char"/>
    <w:basedOn w:val="Bekezdsalapbettpusa"/>
    <w:link w:val="llb"/>
    <w:uiPriority w:val="99"/>
    <w:rsid w:val="004F0587"/>
  </w:style>
  <w:style w:type="character" w:styleId="Oldalszm">
    <w:name w:val="page number"/>
    <w:basedOn w:val="Bekezdsalapbettpusa"/>
    <w:uiPriority w:val="99"/>
    <w:semiHidden/>
    <w:unhideWhenUsed/>
    <w:rsid w:val="004F0587"/>
  </w:style>
  <w:style w:type="character" w:styleId="Mrltotthiperhivatkozs">
    <w:name w:val="FollowedHyperlink"/>
    <w:basedOn w:val="Bekezdsalapbettpusa"/>
    <w:uiPriority w:val="99"/>
    <w:semiHidden/>
    <w:unhideWhenUsed/>
    <w:rsid w:val="00BF1EE9"/>
    <w:rPr>
      <w:color w:val="96607D" w:themeColor="followedHyperlink"/>
      <w:u w:val="single"/>
    </w:rPr>
  </w:style>
  <w:style w:type="paragraph" w:styleId="Vltozat">
    <w:name w:val="Revision"/>
    <w:hidden/>
    <w:uiPriority w:val="99"/>
    <w:semiHidden/>
    <w:rsid w:val="00D84678"/>
    <w:pPr>
      <w:spacing w:after="0" w:line="240" w:lineRule="auto"/>
    </w:pPr>
  </w:style>
  <w:style w:type="character" w:styleId="Jegyzethivatkozs">
    <w:name w:val="annotation reference"/>
    <w:basedOn w:val="Bekezdsalapbettpusa"/>
    <w:uiPriority w:val="99"/>
    <w:semiHidden/>
    <w:unhideWhenUsed/>
    <w:rsid w:val="00577B00"/>
    <w:rPr>
      <w:sz w:val="16"/>
      <w:szCs w:val="16"/>
    </w:rPr>
  </w:style>
  <w:style w:type="paragraph" w:styleId="Jegyzetszveg">
    <w:name w:val="annotation text"/>
    <w:basedOn w:val="Norml"/>
    <w:link w:val="JegyzetszvegChar"/>
    <w:uiPriority w:val="99"/>
    <w:unhideWhenUsed/>
    <w:rsid w:val="00577B00"/>
    <w:pPr>
      <w:spacing w:line="240" w:lineRule="auto"/>
    </w:pPr>
    <w:rPr>
      <w:sz w:val="20"/>
      <w:szCs w:val="20"/>
    </w:rPr>
  </w:style>
  <w:style w:type="character" w:styleId="JegyzetszvegChar" w:customStyle="1">
    <w:name w:val="Jegyzetszöveg Char"/>
    <w:basedOn w:val="Bekezdsalapbettpusa"/>
    <w:link w:val="Jegyzetszveg"/>
    <w:uiPriority w:val="99"/>
    <w:rsid w:val="00577B00"/>
    <w:rPr>
      <w:sz w:val="20"/>
      <w:szCs w:val="20"/>
    </w:rPr>
  </w:style>
  <w:style w:type="paragraph" w:styleId="Megjegyzstrgya">
    <w:name w:val="annotation subject"/>
    <w:basedOn w:val="Jegyzetszveg"/>
    <w:next w:val="Jegyzetszveg"/>
    <w:link w:val="MegjegyzstrgyaChar"/>
    <w:uiPriority w:val="99"/>
    <w:semiHidden/>
    <w:unhideWhenUsed/>
    <w:rsid w:val="00577B00"/>
    <w:rPr>
      <w:b/>
      <w:bCs/>
    </w:rPr>
  </w:style>
  <w:style w:type="character" w:styleId="MegjegyzstrgyaChar" w:customStyle="1">
    <w:name w:val="Megjegyzés tárgya Char"/>
    <w:basedOn w:val="JegyzetszvegChar"/>
    <w:link w:val="Megjegyzstrgya"/>
    <w:uiPriority w:val="99"/>
    <w:semiHidden/>
    <w:rsid w:val="00577B0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microsoft.com/office/2018/08/relationships/commentsExtensible" Target="commentsExtensible.xml"/><Relationship Id="rId21" Type="http://schemas.openxmlformats.org/officeDocument/2006/relationships/hyperlink" Target="#_Clean_and_disinfect"/><Relationship Id="rId34" Type="http://schemas.openxmlformats.org/officeDocument/2006/relationships/image" Target="media/image11.png"/><Relationship Id="rId42" Type="http://schemas.openxmlformats.org/officeDocument/2006/relationships/hyperlink" Target="#_Choose_your_standing"/><Relationship Id="rId47" Type="http://schemas.openxmlformats.org/officeDocument/2006/relationships/hyperlink" Target="#_Place_and_align_1"/><Relationship Id="rId50" Type="http://schemas.openxmlformats.org/officeDocument/2006/relationships/hyperlink" Target="#_Use_leakage_or_1"/><Relationship Id="rId55" Type="http://schemas.openxmlformats.org/officeDocument/2006/relationships/hyperlink" Target="#_Choose_and_set_1"/><Relationship Id="rId63" Type="http://schemas.openxmlformats.org/officeDocument/2006/relationships/header" Target="header6.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hyperlink" Target="#_Place_and_align"/><Relationship Id="rId11" Type="http://schemas.openxmlformats.org/officeDocument/2006/relationships/hyperlink" Target="#_Self-instillation_in_a"/><Relationship Id="rId24" Type="http://schemas.microsoft.com/office/2011/relationships/commentsExtended" Target="commentsExtended.xml"/><Relationship Id="rId32" Type="http://schemas.openxmlformats.org/officeDocument/2006/relationships/image" Target="media/image10.png"/><Relationship Id="rId37" Type="http://schemas.openxmlformats.org/officeDocument/2006/relationships/image" Target="media/image13.jpeg"/><Relationship Id="rId40" Type="http://schemas.openxmlformats.org/officeDocument/2006/relationships/hyperlink" Target="#_Prepare_the_equipment_1"/><Relationship Id="rId45" Type="http://schemas.openxmlformats.org/officeDocument/2006/relationships/hyperlink" Target="#_Locate_the_urethral_1"/><Relationship Id="rId53" Type="http://schemas.openxmlformats.org/officeDocument/2006/relationships/header" Target="header5.xml"/><Relationship Id="rId58" Type="http://schemas.openxmlformats.org/officeDocument/2006/relationships/hyperlink" Target="#_Place_and_align_2"/><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_Use_leakage_or_2"/><Relationship Id="rId19" Type="http://schemas.openxmlformats.org/officeDocument/2006/relationships/hyperlink" Target="#_Choose_and_set"/><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hyperlink" Target="#_Locate_the_urethral"/><Relationship Id="rId30" Type="http://schemas.openxmlformats.org/officeDocument/2006/relationships/image" Target="media/image9.png"/><Relationship Id="rId35" Type="http://schemas.openxmlformats.org/officeDocument/2006/relationships/hyperlink" Target="#_Use_leakage_or"/><Relationship Id="rId43" Type="http://schemas.openxmlformats.org/officeDocument/2006/relationships/image" Target="media/image16.png"/><Relationship Id="rId48" Type="http://schemas.openxmlformats.org/officeDocument/2006/relationships/hyperlink" Target="#_Create_and_maintain_1"/><Relationship Id="rId56" Type="http://schemas.openxmlformats.org/officeDocument/2006/relationships/hyperlink" Target="#_Clean_and_disinfect_1"/><Relationship Id="rId64"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image" Target="media/image18.jpeg"/><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_Prepare_the_equipment"/><Relationship Id="rId25" Type="http://schemas.microsoft.com/office/2016/09/relationships/commentsIds" Target="commentsIds.xml"/><Relationship Id="rId33" Type="http://schemas.openxmlformats.org/officeDocument/2006/relationships/hyperlink" Target="#_Instill_the_solution"/><Relationship Id="rId38" Type="http://schemas.openxmlformats.org/officeDocument/2006/relationships/image" Target="media/image14.png"/><Relationship Id="rId46" Type="http://schemas.openxmlformats.org/officeDocument/2006/relationships/image" Target="media/image17.png"/><Relationship Id="rId59" Type="http://schemas.openxmlformats.org/officeDocument/2006/relationships/hyperlink" Target="#_Create_and_maintain_2"/><Relationship Id="rId20" Type="http://schemas.openxmlformats.org/officeDocument/2006/relationships/image" Target="media/image6.png"/><Relationship Id="rId41" Type="http://schemas.openxmlformats.org/officeDocument/2006/relationships/image" Target="media/image15.png"/><Relationship Id="rId54" Type="http://schemas.openxmlformats.org/officeDocument/2006/relationships/hyperlink" Target="#_Prepare_the_equipment_2"/><Relationship Id="rId62" Type="http://schemas.openxmlformats.org/officeDocument/2006/relationships/image" Target="media/image19.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_Partner-assisted_instillation"/><Relationship Id="rId23" Type="http://schemas.openxmlformats.org/officeDocument/2006/relationships/comments" Target="comments.xml"/><Relationship Id="rId28" Type="http://schemas.openxmlformats.org/officeDocument/2006/relationships/image" Target="media/image8.png"/><Relationship Id="rId36" Type="http://schemas.openxmlformats.org/officeDocument/2006/relationships/image" Target="media/image12.png"/><Relationship Id="rId49" Type="http://schemas.openxmlformats.org/officeDocument/2006/relationships/hyperlink" Target="#_Instill_the_solution_1"/><Relationship Id="rId57" Type="http://schemas.openxmlformats.org/officeDocument/2006/relationships/hyperlink" Target="#_Locate_the_urethral_2"/><Relationship Id="rId10" Type="http://schemas.openxmlformats.org/officeDocument/2006/relationships/header" Target="header2.xml"/><Relationship Id="rId31" Type="http://schemas.openxmlformats.org/officeDocument/2006/relationships/hyperlink" Target="#_Create_and_maintain"/><Relationship Id="rId44" Type="http://schemas.openxmlformats.org/officeDocument/2006/relationships/hyperlink" Target="#_Wash_and_disinfect"/><Relationship Id="rId52" Type="http://schemas.openxmlformats.org/officeDocument/2006/relationships/header" Target="header4.xml"/><Relationship Id="rId60" Type="http://schemas.openxmlformats.org/officeDocument/2006/relationships/hyperlink" Target="#_Instill_the_solution_2"/><Relationship Id="rId65" Type="http://schemas.microsoft.com/office/2011/relationships/people" Target="people.xm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hyperlink" Target="#_Self-instillation_while_standing"/><Relationship Id="rId18" Type="http://schemas.openxmlformats.org/officeDocument/2006/relationships/image" Target="media/image5.png"/><Relationship Id="rId3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Köves Béla</dc:creator>
  <keywords/>
  <dc:description/>
  <lastModifiedBy>Vértes Lukács</lastModifiedBy>
  <revision>39</revision>
  <dcterms:created xsi:type="dcterms:W3CDTF">2026-10-06T12:32:00.0000000Z</dcterms:created>
  <dcterms:modified xsi:type="dcterms:W3CDTF">2026-10-10T16:38:00.8852363Z</dcterms:modified>
</coreProperties>
</file>